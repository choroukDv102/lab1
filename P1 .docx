
<file path=[Content_Types].xml><?xml version="1.0" encoding="utf-8"?>
<Types xmlns="http://schemas.openxmlformats.org/package/2006/content-types">
  <Default Extension="gif" ContentType="image/gif"/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BC99" w14:textId="77777777" w:rsidR="00653F3A" w:rsidRDefault="00653F3A" w:rsidP="009667A8">
      <w:pPr>
        <w:rPr>
          <w:b/>
          <w:bCs/>
        </w:rPr>
      </w:pPr>
    </w:p>
    <w:p w14:paraId="6B7FD113" w14:textId="77777777" w:rsidR="008111A9" w:rsidRDefault="008111A9" w:rsidP="00647FC4">
      <w:pPr>
        <w:pStyle w:val="Heading1"/>
        <w:rPr>
          <w:rFonts w:asciiTheme="majorBidi" w:hAnsiTheme="majorBidi"/>
          <w:b/>
          <w:bCs/>
          <w:i/>
          <w:iCs/>
          <w:color w:val="FEABA2"/>
          <w:sz w:val="72"/>
          <w:szCs w:val="72"/>
        </w:rPr>
      </w:pPr>
    </w:p>
    <w:p w14:paraId="7AC84CF9" w14:textId="77777777" w:rsidR="008111A9" w:rsidRDefault="008111A9" w:rsidP="00647FC4">
      <w:pPr>
        <w:pStyle w:val="Heading1"/>
        <w:rPr>
          <w:rFonts w:asciiTheme="majorBidi" w:hAnsiTheme="majorBidi"/>
          <w:b/>
          <w:bCs/>
          <w:i/>
          <w:iCs/>
          <w:color w:val="FEABA2"/>
          <w:sz w:val="72"/>
          <w:szCs w:val="72"/>
        </w:rPr>
      </w:pPr>
    </w:p>
    <w:p w14:paraId="689974B1" w14:textId="2184B2B3" w:rsidR="00653F3A" w:rsidRPr="004826F0" w:rsidRDefault="00653F3A" w:rsidP="00647FC4">
      <w:pPr>
        <w:pStyle w:val="Heading1"/>
        <w:rPr>
          <w:rFonts w:asciiTheme="majorBidi" w:hAnsiTheme="majorBidi"/>
          <w:b/>
          <w:bCs/>
          <w:i/>
          <w:iCs/>
          <w:color w:val="FEABA2"/>
          <w:sz w:val="72"/>
          <w:szCs w:val="72"/>
        </w:rPr>
      </w:pPr>
      <w:r w:rsidRPr="004826F0">
        <w:rPr>
          <w:rFonts w:asciiTheme="majorBidi" w:hAnsiTheme="majorBidi"/>
          <w:b/>
          <w:bCs/>
          <w:i/>
          <w:iCs/>
          <w:color w:val="FEABA2"/>
          <w:sz w:val="72"/>
          <w:szCs w:val="72"/>
        </w:rPr>
        <w:t>I-Michael Jackson</w:t>
      </w:r>
    </w:p>
    <w:p w14:paraId="621EA794" w14:textId="5E4B43BA" w:rsidR="00653F3A" w:rsidRPr="009C4F55" w:rsidRDefault="00653F3A" w:rsidP="00C145E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CA1175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>Michael Jackson was one of the most</w:t>
      </w:r>
      <w:r w:rsidRPr="00CA1175">
        <w:rPr>
          <w:rFonts w:asciiTheme="majorBidi" w:hAnsiTheme="majorBidi" w:cstheme="majorBidi"/>
          <w:color w:val="00B050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famous and influential entertainers in the history of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music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was born on August 29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1958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in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Gary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Indiana</w:t>
      </w:r>
      <w:proofErr w:type="gramEnd"/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in the United States. From a very young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age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Michael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showed an extraordinary talent for singing and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dancing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became famous as a member of the Jackson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5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a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musical group formed with his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brothers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group achieved great success and Michael quickly became one of its most popular members.</w:t>
      </w:r>
    </w:p>
    <w:p w14:paraId="1788837B" w14:textId="3A50F75E" w:rsidR="00835639" w:rsidRPr="009C4F55" w:rsidRDefault="00835639" w:rsidP="00835639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</w:p>
    <w:p w14:paraId="5A0DD076" w14:textId="71E87FF8" w:rsidR="00653F3A" w:rsidRPr="009C4F55" w:rsidRDefault="00653F3A" w:rsidP="00C145E0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4826F0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 xml:space="preserve">As a </w:t>
      </w:r>
      <w:proofErr w:type="gramStart"/>
      <w:r w:rsidRPr="004826F0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>child</w:t>
      </w:r>
      <w:r w:rsidR="009C4F55" w:rsidRPr="004826F0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 xml:space="preserve"> </w:t>
      </w:r>
      <w:r w:rsidRPr="004826F0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 xml:space="preserve"> Michael</w:t>
      </w:r>
      <w:proofErr w:type="gramEnd"/>
      <w:r w:rsidRPr="004826F0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 xml:space="preserve"> Jackson had a very</w:t>
      </w:r>
      <w:r w:rsidRPr="00CA1175">
        <w:rPr>
          <w:rFonts w:asciiTheme="majorBidi" w:hAnsiTheme="majorBidi" w:cstheme="majorBidi"/>
          <w:color w:val="00B050"/>
          <w:sz w:val="48"/>
          <w:szCs w:val="48"/>
        </w:rPr>
        <w:t xml:space="preserve"> </w:t>
      </w:r>
      <w:r w:rsidR="00CA1175">
        <w:rPr>
          <w:rFonts w:asciiTheme="majorBidi" w:hAnsiTheme="majorBidi" w:cstheme="majorBidi"/>
          <w:color w:val="00B050"/>
          <w:sz w:val="48"/>
          <w:szCs w:val="48"/>
        </w:rPr>
        <w:t>S</w:t>
      </w:r>
      <w:r w:rsidRPr="009C4F55">
        <w:rPr>
          <w:rFonts w:asciiTheme="majorBidi" w:hAnsiTheme="majorBidi" w:cstheme="majorBidi"/>
          <w:sz w:val="28"/>
          <w:szCs w:val="28"/>
        </w:rPr>
        <w:t xml:space="preserve">uccessful career with the Jackson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5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group released several hit songs and became popular around the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world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Michael's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voice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dancing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skills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and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stage presence made him stand out from the other members. Even though he was very young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>he performed in front of large audiences and gained a lot of experience as an entertainer</w:t>
      </w:r>
      <w:r w:rsidRPr="009C4F55">
        <w:rPr>
          <w:rFonts w:asciiTheme="majorBidi" w:hAnsiTheme="majorBidi" w:cstheme="majorBidi"/>
        </w:rPr>
        <w:t>.</w:t>
      </w:r>
    </w:p>
    <w:p w14:paraId="07BFC5AB" w14:textId="77777777" w:rsidR="00835639" w:rsidRPr="009C4F55" w:rsidRDefault="00835639" w:rsidP="00835639">
      <w:pPr>
        <w:pStyle w:val="ListParagraph"/>
        <w:rPr>
          <w:rFonts w:asciiTheme="majorBidi" w:hAnsiTheme="majorBidi" w:cstheme="majorBidi"/>
        </w:rPr>
      </w:pPr>
    </w:p>
    <w:p w14:paraId="154B6073" w14:textId="497AC550" w:rsidR="00835639" w:rsidRPr="009C4F55" w:rsidRDefault="00835639" w:rsidP="00835639">
      <w:pPr>
        <w:pStyle w:val="ListParagraph"/>
        <w:rPr>
          <w:rFonts w:asciiTheme="majorBidi" w:hAnsiTheme="majorBidi" w:cstheme="majorBidi"/>
        </w:rPr>
      </w:pPr>
    </w:p>
    <w:p w14:paraId="7A9DC173" w14:textId="4BA61759" w:rsidR="00C145E0" w:rsidRPr="009C4F55" w:rsidRDefault="00653F3A" w:rsidP="00C145E0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CA1175">
        <w:rPr>
          <w:rStyle w:val="Heading2Char"/>
          <w:color w:val="00B050"/>
          <w:sz w:val="48"/>
          <w:szCs w:val="48"/>
        </w:rPr>
        <w:t xml:space="preserve">the late </w:t>
      </w:r>
      <w:proofErr w:type="gramStart"/>
      <w:r w:rsidR="00CA1175" w:rsidRPr="00CA1175">
        <w:rPr>
          <w:rStyle w:val="Heading2Char"/>
          <w:color w:val="00B050"/>
          <w:sz w:val="48"/>
          <w:szCs w:val="48"/>
        </w:rPr>
        <w:t>In</w:t>
      </w:r>
      <w:proofErr w:type="gramEnd"/>
      <w:r w:rsidR="00CA1175" w:rsidRPr="00CA1175">
        <w:rPr>
          <w:rStyle w:val="Heading2Char"/>
          <w:color w:val="00B050"/>
          <w:sz w:val="48"/>
          <w:szCs w:val="48"/>
        </w:rPr>
        <w:t xml:space="preserve"> </w:t>
      </w:r>
      <w:r w:rsidRPr="00CA1175">
        <w:rPr>
          <w:rStyle w:val="Heading2Char"/>
          <w:color w:val="00B050"/>
          <w:sz w:val="48"/>
          <w:szCs w:val="48"/>
        </w:rPr>
        <w:t>1970</w:t>
      </w:r>
      <w:proofErr w:type="gramStart"/>
      <w:r w:rsidRPr="00CA1175">
        <w:rPr>
          <w:rStyle w:val="Heading2Char"/>
          <w:color w:val="00B050"/>
          <w:sz w:val="48"/>
          <w:szCs w:val="48"/>
        </w:rPr>
        <w:t>s</w:t>
      </w:r>
      <w:r w:rsidR="009C4F55" w:rsidRPr="00CA1175">
        <w:rPr>
          <w:rStyle w:val="Heading2Char"/>
          <w:color w:val="00B050"/>
          <w:sz w:val="48"/>
          <w:szCs w:val="48"/>
        </w:rPr>
        <w:t xml:space="preserve"> </w:t>
      </w:r>
      <w:r w:rsidRPr="00CA1175">
        <w:rPr>
          <w:rStyle w:val="Heading2Char"/>
          <w:color w:val="00B050"/>
          <w:sz w:val="48"/>
          <w:szCs w:val="48"/>
        </w:rPr>
        <w:t xml:space="preserve"> Michael</w:t>
      </w:r>
      <w:proofErr w:type="gramEnd"/>
      <w:r w:rsidRPr="00CA1175">
        <w:rPr>
          <w:rStyle w:val="Heading2Char"/>
          <w:color w:val="00B050"/>
          <w:sz w:val="48"/>
          <w:szCs w:val="48"/>
        </w:rPr>
        <w:t xml:space="preserve"> Jackson</w:t>
      </w:r>
      <w:r w:rsidRPr="00CA1175">
        <w:rPr>
          <w:rStyle w:val="Heading2Char"/>
          <w:color w:val="00B050"/>
        </w:rPr>
        <w:t xml:space="preserve"> </w:t>
      </w:r>
      <w:r w:rsidRPr="00CA1175">
        <w:rPr>
          <w:rStyle w:val="Heading2Char"/>
        </w:rPr>
        <w:t>began</w:t>
      </w:r>
      <w:r w:rsidRPr="00622EF9">
        <w:rPr>
          <w:rFonts w:asciiTheme="majorBidi" w:hAnsiTheme="majorBidi" w:cstheme="majorBidi"/>
          <w:color w:val="00B050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>developing his career as a solo artist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His music became increasingly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popular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and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he eventually became a global superstar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One of the most important moments in his career came with the release of his album </w:t>
      </w:r>
      <w:r w:rsidRPr="009C4F55">
        <w:rPr>
          <w:rFonts w:asciiTheme="majorBidi" w:hAnsiTheme="majorBidi" w:cstheme="majorBidi"/>
          <w:i/>
          <w:iCs/>
          <w:sz w:val="28"/>
          <w:szCs w:val="28"/>
        </w:rPr>
        <w:t>Off the Wall</w:t>
      </w:r>
      <w:r w:rsidRPr="009C4F55">
        <w:rPr>
          <w:rFonts w:asciiTheme="majorBidi" w:hAnsiTheme="majorBidi" w:cstheme="majorBidi"/>
          <w:sz w:val="28"/>
          <w:szCs w:val="28"/>
        </w:rPr>
        <w:t xml:space="preserve"> in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1979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album included successful songs such as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Don't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Stop</w:t>
      </w:r>
      <w:r w:rsidR="009C4F55">
        <w:rPr>
          <w:rFonts w:asciiTheme="majorBidi" w:hAnsiTheme="majorBidi" w:cstheme="majorBidi"/>
          <w:sz w:val="28"/>
          <w:szCs w:val="28"/>
        </w:rPr>
        <w:t xml:space="preserve">  </w:t>
      </w:r>
      <w:r w:rsidRPr="009C4F55">
        <w:rPr>
          <w:rFonts w:asciiTheme="majorBidi" w:hAnsiTheme="majorBidi" w:cstheme="majorBidi"/>
          <w:sz w:val="28"/>
          <w:szCs w:val="28"/>
        </w:rPr>
        <w:t>Til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You Get Enough" and "Rock with You" It showed that Michael could achieve major success on his own</w:t>
      </w:r>
    </w:p>
    <w:p w14:paraId="2C8EEC46" w14:textId="66A93D68" w:rsidR="00C145E0" w:rsidRPr="00835639" w:rsidRDefault="00C145E0" w:rsidP="00C145E0">
      <w:pPr>
        <w:rPr>
          <w:rFonts w:asciiTheme="minorBidi" w:hAnsiTheme="minorBidi"/>
          <w:sz w:val="28"/>
          <w:szCs w:val="28"/>
        </w:rPr>
      </w:pPr>
    </w:p>
    <w:p w14:paraId="3B200110" w14:textId="57893E3B" w:rsidR="00C145E0" w:rsidRDefault="00835639" w:rsidP="00835639">
      <w:r w:rsidRPr="00835639">
        <w:rPr>
          <w:noProof/>
        </w:rPr>
        <w:drawing>
          <wp:anchor distT="0" distB="0" distL="114300" distR="114300" simplePos="0" relativeHeight="251658240" behindDoc="0" locked="0" layoutInCell="1" allowOverlap="1" wp14:anchorId="7D3CBBAB" wp14:editId="727CE15D">
            <wp:simplePos x="0" y="0"/>
            <wp:positionH relativeFrom="margin">
              <wp:align>center</wp:align>
            </wp:positionH>
            <wp:positionV relativeFrom="paragraph">
              <wp:posOffset>7723</wp:posOffset>
            </wp:positionV>
            <wp:extent cx="4368149" cy="2456121"/>
            <wp:effectExtent l="0" t="0" r="0" b="1905"/>
            <wp:wrapNone/>
            <wp:docPr id="2" name="Picture 2" descr="Michael Jackson HD Wallpapers - Wallpaper C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 HD Wallpapers - Wallpaper Cav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149" cy="245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9C278" w14:textId="656FCDBA" w:rsidR="00C145E0" w:rsidRDefault="00C145E0" w:rsidP="00C145E0"/>
    <w:p w14:paraId="56EBC39E" w14:textId="66A6AE75" w:rsidR="00C145E0" w:rsidRDefault="00835639" w:rsidP="00835639">
      <w:pPr>
        <w:tabs>
          <w:tab w:val="left" w:pos="1390"/>
        </w:tabs>
      </w:pPr>
      <w:r>
        <w:lastRenderedPageBreak/>
        <w:tab/>
      </w:r>
    </w:p>
    <w:p w14:paraId="11092D06" w14:textId="4A870A5A" w:rsidR="00C145E0" w:rsidRDefault="00835639" w:rsidP="00C145E0">
      <w:r w:rsidRPr="00835639">
        <w:rPr>
          <w:noProof/>
        </w:rPr>
        <w:drawing>
          <wp:inline distT="0" distB="0" distL="0" distR="0" wp14:anchorId="39A4FD41" wp14:editId="191D6AC4">
            <wp:extent cx="5664094" cy="4249319"/>
            <wp:effectExtent l="0" t="0" r="0" b="0"/>
            <wp:docPr id="1" name="Picture 1" descr="Michael Jackson’s iconic 45 degree lean…how did he do it? In 1993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hael Jackson’s iconic 45 degree lean…how did he do it? In 1993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248" cy="427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DF73" w14:textId="77777777" w:rsidR="00C145E0" w:rsidRDefault="00C145E0" w:rsidP="00C145E0"/>
    <w:p w14:paraId="58A52990" w14:textId="77777777" w:rsidR="00C145E0" w:rsidRDefault="00C145E0" w:rsidP="00C145E0"/>
    <w:p w14:paraId="50945C5D" w14:textId="77777777" w:rsidR="00C145E0" w:rsidRDefault="00C145E0" w:rsidP="00C145E0"/>
    <w:p w14:paraId="13B46D1D" w14:textId="65B84C04" w:rsidR="00C145E0" w:rsidRPr="005175B6" w:rsidRDefault="009C4F55" w:rsidP="00F609CB">
      <w:pPr>
        <w:pStyle w:val="Heading1"/>
        <w:rPr>
          <w:b/>
          <w:bCs/>
          <w:i/>
          <w:iCs/>
          <w:color w:val="EE0000"/>
          <w:sz w:val="52"/>
          <w:szCs w:val="52"/>
        </w:rPr>
      </w:pPr>
      <w:r w:rsidRPr="005175B6">
        <w:rPr>
          <w:b/>
          <w:bCs/>
          <w:i/>
          <w:iCs/>
          <w:color w:val="EE0000"/>
          <w:sz w:val="52"/>
          <w:szCs w:val="52"/>
        </w:rPr>
        <w:t>I</w:t>
      </w:r>
      <w:r w:rsidR="00C145E0" w:rsidRPr="005175B6">
        <w:rPr>
          <w:b/>
          <w:bCs/>
          <w:i/>
          <w:iCs/>
          <w:color w:val="EE0000"/>
          <w:sz w:val="52"/>
          <w:szCs w:val="52"/>
        </w:rPr>
        <w:t xml:space="preserve">I-Michael's greatest commercial </w:t>
      </w:r>
    </w:p>
    <w:p w14:paraId="591064FD" w14:textId="77777777" w:rsidR="00C145E0" w:rsidRPr="00C145E0" w:rsidRDefault="00C145E0" w:rsidP="00C145E0">
      <w:pPr>
        <w:pStyle w:val="ListParagraph"/>
        <w:ind w:left="1080"/>
        <w:rPr>
          <w:b/>
          <w:bCs/>
          <w:color w:val="1F4E79" w:themeColor="accent5" w:themeShade="80"/>
          <w:u w:val="single"/>
        </w:rPr>
      </w:pPr>
    </w:p>
    <w:p w14:paraId="363B2A5D" w14:textId="3A2352D9" w:rsidR="00525AEE" w:rsidRPr="002B0217" w:rsidRDefault="005175B6" w:rsidP="00F609CB">
      <w:pPr>
        <w:pStyle w:val="Heading2"/>
        <w:rPr>
          <w:b/>
          <w:bCs/>
          <w:i/>
          <w:iCs/>
          <w:color w:val="00B050"/>
          <w:sz w:val="48"/>
          <w:szCs w:val="48"/>
          <w:u w:val="single"/>
        </w:rPr>
      </w:pPr>
      <w:r w:rsidRPr="002B0217">
        <w:rPr>
          <w:b/>
          <w:bCs/>
          <w:i/>
          <w:iCs/>
          <w:color w:val="00B050"/>
          <w:sz w:val="48"/>
          <w:szCs w:val="48"/>
          <w:u w:val="single"/>
        </w:rPr>
        <w:t xml:space="preserve">       1 </w:t>
      </w:r>
      <w:r w:rsidR="00C145E0" w:rsidRPr="002B0217">
        <w:rPr>
          <w:b/>
          <w:bCs/>
          <w:i/>
          <w:iCs/>
          <w:color w:val="00B050"/>
          <w:sz w:val="48"/>
          <w:szCs w:val="48"/>
          <w:u w:val="single"/>
        </w:rPr>
        <w:t xml:space="preserve">success </w:t>
      </w:r>
      <w:r w:rsidR="00653F3A" w:rsidRPr="002B0217">
        <w:rPr>
          <w:b/>
          <w:bCs/>
          <w:i/>
          <w:iCs/>
          <w:color w:val="00B050"/>
          <w:sz w:val="48"/>
          <w:szCs w:val="48"/>
          <w:u w:val="single"/>
        </w:rPr>
        <w:t>came with</w:t>
      </w:r>
    </w:p>
    <w:p w14:paraId="0256B085" w14:textId="6EBC13EB" w:rsidR="00835639" w:rsidRPr="005175B6" w:rsidRDefault="00653F3A" w:rsidP="005175B6">
      <w:pPr>
        <w:ind w:left="410"/>
        <w:rPr>
          <w:rFonts w:asciiTheme="majorBidi" w:hAnsiTheme="majorBidi" w:cstheme="majorBidi"/>
          <w:sz w:val="28"/>
          <w:szCs w:val="28"/>
        </w:rPr>
      </w:pPr>
      <w:r w:rsidRPr="005175B6">
        <w:rPr>
          <w:rFonts w:asciiTheme="majorBidi" w:hAnsiTheme="majorBidi" w:cstheme="majorBidi"/>
          <w:sz w:val="28"/>
          <w:szCs w:val="28"/>
        </w:rPr>
        <w:t xml:space="preserve">1982 album </w:t>
      </w:r>
      <w:proofErr w:type="gramStart"/>
      <w:r w:rsidRPr="005175B6">
        <w:rPr>
          <w:rFonts w:asciiTheme="majorBidi" w:hAnsiTheme="majorBidi" w:cstheme="majorBidi"/>
          <w:i/>
          <w:iCs/>
          <w:sz w:val="28"/>
          <w:szCs w:val="28"/>
        </w:rPr>
        <w:t>Thriller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5175B6">
        <w:rPr>
          <w:rFonts w:asciiTheme="majorBidi" w:hAnsiTheme="majorBidi" w:cstheme="majorBidi"/>
          <w:sz w:val="28"/>
          <w:szCs w:val="28"/>
        </w:rPr>
        <w:t xml:space="preserve"> album became one of the most successful albums in music </w:t>
      </w:r>
      <w:proofErr w:type="gramStart"/>
      <w:r w:rsidRPr="005175B6">
        <w:rPr>
          <w:rFonts w:asciiTheme="majorBidi" w:hAnsiTheme="majorBidi" w:cstheme="majorBidi"/>
          <w:sz w:val="28"/>
          <w:szCs w:val="28"/>
        </w:rPr>
        <w:t>history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It</w:t>
      </w:r>
      <w:proofErr w:type="gramEnd"/>
      <w:r w:rsidRPr="005175B6">
        <w:rPr>
          <w:rFonts w:asciiTheme="majorBidi" w:hAnsiTheme="majorBidi" w:cstheme="majorBidi"/>
          <w:sz w:val="28"/>
          <w:szCs w:val="28"/>
        </w:rPr>
        <w:t xml:space="preserve"> included famous songs such as</w:t>
      </w:r>
      <w:r w:rsidR="00E72A5D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>Billie Jean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>Beat I and</w:t>
      </w:r>
      <w:r w:rsidR="00E72A5D" w:rsidRPr="005175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5175B6">
        <w:rPr>
          <w:rFonts w:asciiTheme="majorBidi" w:hAnsiTheme="majorBidi" w:cstheme="majorBidi"/>
          <w:sz w:val="28"/>
          <w:szCs w:val="28"/>
        </w:rPr>
        <w:t>Thriller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5175B6">
        <w:rPr>
          <w:rFonts w:asciiTheme="majorBidi" w:hAnsiTheme="majorBidi" w:cstheme="majorBidi"/>
          <w:sz w:val="28"/>
          <w:szCs w:val="28"/>
        </w:rPr>
        <w:t xml:space="preserve"> music videos were also extremely important because Michael transformed music videos into a major form of </w:t>
      </w:r>
      <w:proofErr w:type="gramStart"/>
      <w:r w:rsidRPr="005175B6">
        <w:rPr>
          <w:rFonts w:asciiTheme="majorBidi" w:hAnsiTheme="majorBidi" w:cstheme="majorBidi"/>
          <w:sz w:val="28"/>
          <w:szCs w:val="28"/>
        </w:rPr>
        <w:t>entertainment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The</w:t>
      </w:r>
      <w:proofErr w:type="gramEnd"/>
      <w:r w:rsidRPr="005175B6">
        <w:rPr>
          <w:rFonts w:asciiTheme="majorBidi" w:hAnsiTheme="majorBidi" w:cstheme="majorBidi"/>
          <w:sz w:val="28"/>
          <w:szCs w:val="28"/>
        </w:rPr>
        <w:t xml:space="preserve"> video for Thriller in particular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became famous for its </w:t>
      </w:r>
      <w:proofErr w:type="gramStart"/>
      <w:r w:rsidRPr="005175B6">
        <w:rPr>
          <w:rFonts w:asciiTheme="majorBidi" w:hAnsiTheme="majorBidi" w:cstheme="majorBidi"/>
          <w:sz w:val="28"/>
          <w:szCs w:val="28"/>
        </w:rPr>
        <w:t>choreography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costumes</w:t>
      </w:r>
      <w:proofErr w:type="gramEnd"/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 xml:space="preserve"> story</w:t>
      </w:r>
      <w:r w:rsidR="009C4F55" w:rsidRPr="005175B6">
        <w:rPr>
          <w:rFonts w:asciiTheme="majorBidi" w:hAnsiTheme="majorBidi" w:cstheme="majorBidi"/>
          <w:sz w:val="28"/>
          <w:szCs w:val="28"/>
        </w:rPr>
        <w:t xml:space="preserve"> </w:t>
      </w:r>
      <w:r w:rsidRPr="005175B6">
        <w:rPr>
          <w:rFonts w:asciiTheme="majorBidi" w:hAnsiTheme="majorBidi" w:cstheme="majorBidi"/>
          <w:sz w:val="28"/>
          <w:szCs w:val="28"/>
        </w:rPr>
        <w:t>and production.</w:t>
      </w:r>
    </w:p>
    <w:p w14:paraId="6D65A06F" w14:textId="77777777" w:rsidR="00835639" w:rsidRPr="009C4F55" w:rsidRDefault="00835639" w:rsidP="00835639">
      <w:pPr>
        <w:ind w:left="410"/>
        <w:rPr>
          <w:rFonts w:asciiTheme="majorBidi" w:hAnsiTheme="majorBidi" w:cstheme="majorBidi"/>
          <w:sz w:val="28"/>
          <w:szCs w:val="28"/>
        </w:rPr>
      </w:pPr>
    </w:p>
    <w:p w14:paraId="381699B3" w14:textId="79488174" w:rsidR="00653F3A" w:rsidRPr="002B0217" w:rsidRDefault="002B0217" w:rsidP="002B0217">
      <w:pPr>
        <w:pStyle w:val="ListParagraph"/>
        <w:pBdr>
          <w:bottom w:val="single" w:sz="4" w:space="1" w:color="auto"/>
        </w:pBdr>
        <w:rPr>
          <w:rFonts w:asciiTheme="majorBidi" w:hAnsiTheme="majorBidi" w:cstheme="majorBidi"/>
          <w:sz w:val="28"/>
          <w:szCs w:val="28"/>
        </w:rPr>
      </w:pPr>
      <w:r w:rsidRPr="002B0217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lastRenderedPageBreak/>
        <w:t>2/</w:t>
      </w:r>
      <w:r w:rsidR="00653F3A" w:rsidRPr="002B0217">
        <w:rPr>
          <w:rStyle w:val="Heading2Char"/>
          <w:b/>
          <w:bCs/>
          <w:i/>
          <w:iCs/>
          <w:color w:val="00B050"/>
          <w:sz w:val="44"/>
          <w:szCs w:val="44"/>
          <w:u w:val="single"/>
        </w:rPr>
        <w:t>Another important part of Michael Jackson's</w:t>
      </w:r>
      <w:r w:rsidR="00653F3A" w:rsidRPr="002B0217">
        <w:rPr>
          <w:rFonts w:asciiTheme="majorBidi" w:hAnsiTheme="majorBidi" w:cstheme="majorBidi"/>
          <w:color w:val="00B050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career was his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>dancing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 He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became famous for his unique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>movements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 especially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the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>moonwalk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 He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performed the moonwalk during a televised performance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 xml:space="preserve">of </w:t>
      </w:r>
      <w:r w:rsidR="00E72A5D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>Billie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Jean in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>1983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 and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the move quickly became strongly associated with </w:t>
      </w:r>
      <w:proofErr w:type="gramStart"/>
      <w:r w:rsidR="00653F3A" w:rsidRPr="002B0217">
        <w:rPr>
          <w:rFonts w:asciiTheme="majorBidi" w:hAnsiTheme="majorBidi" w:cstheme="majorBidi"/>
          <w:sz w:val="28"/>
          <w:szCs w:val="28"/>
        </w:rPr>
        <w:t>him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 xml:space="preserve"> His</w:t>
      </w:r>
      <w:proofErr w:type="gramEnd"/>
      <w:r w:rsidR="00653F3A" w:rsidRPr="002B0217">
        <w:rPr>
          <w:rFonts w:asciiTheme="majorBidi" w:hAnsiTheme="majorBidi" w:cstheme="majorBidi"/>
          <w:sz w:val="28"/>
          <w:szCs w:val="28"/>
        </w:rPr>
        <w:t xml:space="preserve"> dancing influenced many performers who came after him</w:t>
      </w:r>
      <w:r w:rsidR="009C4F55" w:rsidRPr="002B0217">
        <w:rPr>
          <w:rFonts w:asciiTheme="majorBidi" w:hAnsiTheme="majorBidi" w:cstheme="majorBidi"/>
          <w:sz w:val="28"/>
          <w:szCs w:val="28"/>
        </w:rPr>
        <w:t xml:space="preserve"> </w:t>
      </w:r>
      <w:r w:rsidR="00653F3A" w:rsidRPr="002B0217">
        <w:rPr>
          <w:rFonts w:asciiTheme="majorBidi" w:hAnsiTheme="majorBidi" w:cstheme="majorBidi"/>
          <w:sz w:val="28"/>
          <w:szCs w:val="28"/>
        </w:rPr>
        <w:t>and his performances were known for their energy and originality</w:t>
      </w:r>
    </w:p>
    <w:p w14:paraId="65BE2287" w14:textId="77777777" w:rsidR="00835639" w:rsidRPr="009C4F55" w:rsidRDefault="00835639" w:rsidP="00835639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701160DE" w14:textId="77777777" w:rsidR="00835639" w:rsidRPr="009C4F55" w:rsidRDefault="00835639" w:rsidP="00835639">
      <w:pPr>
        <w:ind w:left="410"/>
        <w:rPr>
          <w:rFonts w:asciiTheme="majorBidi" w:hAnsiTheme="majorBidi" w:cstheme="majorBidi"/>
          <w:sz w:val="28"/>
          <w:szCs w:val="28"/>
        </w:rPr>
      </w:pPr>
    </w:p>
    <w:p w14:paraId="561338F3" w14:textId="3F3EC27F" w:rsidR="00653F3A" w:rsidRPr="009C4F55" w:rsidRDefault="00653F3A" w:rsidP="00835639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525AEE">
        <w:rPr>
          <w:rFonts w:asciiTheme="majorBidi" w:hAnsiTheme="majorBidi" w:cstheme="majorBidi"/>
          <w:color w:val="70AD47" w:themeColor="accent6"/>
          <w:sz w:val="40"/>
          <w:szCs w:val="40"/>
        </w:rPr>
        <w:t>Michael Jackson also released other successful</w:t>
      </w:r>
      <w:r w:rsidRPr="00525AEE">
        <w:rPr>
          <w:rFonts w:asciiTheme="majorBidi" w:hAnsiTheme="majorBidi" w:cstheme="majorBidi"/>
          <w:color w:val="70AD47" w:themeColor="accent6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albums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including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i/>
          <w:iCs/>
          <w:sz w:val="28"/>
          <w:szCs w:val="28"/>
        </w:rPr>
        <w:t>Bad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i/>
          <w:iCs/>
          <w:sz w:val="28"/>
          <w:szCs w:val="28"/>
        </w:rPr>
        <w:t>Dangerous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and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9C4F55">
        <w:rPr>
          <w:rFonts w:asciiTheme="majorBidi" w:hAnsiTheme="majorBidi" w:cstheme="majorBidi"/>
          <w:i/>
          <w:iCs/>
          <w:sz w:val="28"/>
          <w:szCs w:val="28"/>
        </w:rPr>
        <w:t xml:space="preserve">HISTORY </w:t>
      </w:r>
      <w:r w:rsidRPr="009C4F55">
        <w:rPr>
          <w:rFonts w:asciiTheme="majorBidi" w:hAnsiTheme="majorBidi" w:cstheme="majorBidi"/>
          <w:sz w:val="28"/>
          <w:szCs w:val="28"/>
        </w:rPr>
        <w:t xml:space="preserve"> </w:t>
      </w:r>
      <w:r w:rsidR="009C4F55">
        <w:rPr>
          <w:rFonts w:asciiTheme="majorBidi" w:hAnsiTheme="majorBidi" w:cstheme="majorBidi"/>
          <w:sz w:val="28"/>
          <w:szCs w:val="28"/>
        </w:rPr>
        <w:t>HIS</w:t>
      </w:r>
      <w:proofErr w:type="gramEnd"/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songs often combined pop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rock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soul</w:t>
      </w:r>
      <w:proofErr w:type="gramEnd"/>
      <w:r w:rsidR="009C4F55">
        <w:rPr>
          <w:rFonts w:asciiTheme="majorBidi" w:hAnsiTheme="majorBidi" w:cstheme="majorBidi"/>
          <w:sz w:val="28"/>
          <w:szCs w:val="28"/>
        </w:rPr>
        <w:t xml:space="preserve"> 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funk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and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other musical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styles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He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worked with many talented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musicians</w:t>
      </w:r>
      <w:proofErr w:type="gramEnd"/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>producers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>dancers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and directors throughout his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career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His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concerts attracted audiences from many different </w:t>
      </w:r>
      <w:proofErr w:type="gramStart"/>
      <w:r w:rsidRPr="009C4F55">
        <w:rPr>
          <w:rFonts w:asciiTheme="majorBidi" w:hAnsiTheme="majorBidi" w:cstheme="majorBidi"/>
          <w:sz w:val="28"/>
          <w:szCs w:val="28"/>
        </w:rPr>
        <w:t>countries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  <w:r w:rsidRPr="009C4F55">
        <w:rPr>
          <w:rFonts w:asciiTheme="majorBidi" w:hAnsiTheme="majorBidi" w:cstheme="majorBidi"/>
          <w:sz w:val="28"/>
          <w:szCs w:val="28"/>
        </w:rPr>
        <w:t xml:space="preserve"> helping</w:t>
      </w:r>
      <w:proofErr w:type="gramEnd"/>
      <w:r w:rsidRPr="009C4F55">
        <w:rPr>
          <w:rFonts w:asciiTheme="majorBidi" w:hAnsiTheme="majorBidi" w:cstheme="majorBidi"/>
          <w:sz w:val="28"/>
          <w:szCs w:val="28"/>
        </w:rPr>
        <w:t xml:space="preserve"> him become a truly international artist</w:t>
      </w:r>
      <w:r w:rsidR="009C4F55">
        <w:rPr>
          <w:rFonts w:asciiTheme="majorBidi" w:hAnsiTheme="majorBidi" w:cstheme="majorBidi"/>
          <w:sz w:val="28"/>
          <w:szCs w:val="28"/>
        </w:rPr>
        <w:t xml:space="preserve"> </w:t>
      </w:r>
    </w:p>
    <w:p w14:paraId="688431E0" w14:textId="77777777" w:rsidR="00342097" w:rsidRPr="009C4F55" w:rsidRDefault="00342097" w:rsidP="00653F3A">
      <w:pPr>
        <w:rPr>
          <w:rFonts w:asciiTheme="majorBidi" w:hAnsiTheme="majorBidi" w:cstheme="majorBidi"/>
          <w:sz w:val="28"/>
          <w:szCs w:val="28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18"/>
        <w:gridCol w:w="1430"/>
        <w:gridCol w:w="1430"/>
        <w:gridCol w:w="1431"/>
        <w:gridCol w:w="1431"/>
        <w:gridCol w:w="1226"/>
      </w:tblGrid>
      <w:tr w:rsidR="00AC6FB0" w14:paraId="19462668" w14:textId="7AAA6BC1" w:rsidTr="00AC6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36" w:type="dxa"/>
            <w:shd w:val="clear" w:color="auto" w:fill="C00000"/>
          </w:tcPr>
          <w:p w14:paraId="2F418A3A" w14:textId="215B050B" w:rsidR="00AC6FB0" w:rsidRPr="00BE0E13" w:rsidRDefault="00AC6FB0" w:rsidP="00BE0E13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/>
                <w:sz w:val="36"/>
                <w:szCs w:val="36"/>
              </w:rPr>
            </w:pPr>
            <w:r w:rsidRPr="00BE0E13">
              <w:rPr>
                <w:rFonts w:asciiTheme="majorBidi" w:hAnsiTheme="majorBidi"/>
                <w:sz w:val="36"/>
                <w:szCs w:val="36"/>
              </w:rPr>
              <w:t>M</w:t>
            </w:r>
            <w:r>
              <w:rPr>
                <w:rFonts w:asciiTheme="majorBidi" w:hAnsiTheme="majorBidi"/>
                <w:sz w:val="36"/>
                <w:szCs w:val="36"/>
              </w:rPr>
              <w:t xml:space="preserve">    </w:t>
            </w:r>
          </w:p>
        </w:tc>
        <w:tc>
          <w:tcPr>
            <w:tcW w:w="1500" w:type="dxa"/>
            <w:shd w:val="clear" w:color="auto" w:fill="1F4E79" w:themeFill="accent5" w:themeFillShade="80"/>
          </w:tcPr>
          <w:p w14:paraId="0060B0CF" w14:textId="6B51B782" w:rsidR="00AC6FB0" w:rsidRDefault="00AC6FB0" w:rsidP="00966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8"/>
                <w:szCs w:val="28"/>
              </w:rPr>
            </w:pPr>
            <w:r>
              <w:rPr>
                <w:rFonts w:asciiTheme="majorBidi" w:hAnsiTheme="majorBidi"/>
                <w:sz w:val="28"/>
                <w:szCs w:val="28"/>
              </w:rPr>
              <w:t xml:space="preserve">         1</w:t>
            </w:r>
          </w:p>
        </w:tc>
        <w:tc>
          <w:tcPr>
            <w:tcW w:w="1500" w:type="dxa"/>
            <w:shd w:val="clear" w:color="auto" w:fill="1F4E79" w:themeFill="accent5" w:themeFillShade="80"/>
          </w:tcPr>
          <w:p w14:paraId="186BB198" w14:textId="2EC69590" w:rsidR="00AC6FB0" w:rsidRDefault="00AC6FB0" w:rsidP="00966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8"/>
                <w:szCs w:val="28"/>
              </w:rPr>
            </w:pPr>
            <w:r>
              <w:rPr>
                <w:rFonts w:asciiTheme="majorBidi" w:hAnsiTheme="majorBidi"/>
                <w:sz w:val="28"/>
                <w:szCs w:val="28"/>
              </w:rPr>
              <w:t xml:space="preserve">         </w:t>
            </w:r>
            <w:r w:rsidRPr="009579C7">
              <w:rPr>
                <w:rFonts w:asciiTheme="majorBidi" w:hAnsiTheme="majorBidi"/>
                <w:sz w:val="28"/>
                <w:szCs w:val="28"/>
                <w:shd w:val="clear" w:color="auto" w:fill="1F4E79" w:themeFill="accent5" w:themeFillShade="80"/>
              </w:rPr>
              <w:t>2</w:t>
            </w:r>
          </w:p>
        </w:tc>
        <w:tc>
          <w:tcPr>
            <w:tcW w:w="1501" w:type="dxa"/>
            <w:shd w:val="clear" w:color="auto" w:fill="1F4E79" w:themeFill="accent5" w:themeFillShade="80"/>
          </w:tcPr>
          <w:p w14:paraId="7688D721" w14:textId="37EB87A3" w:rsidR="00AC6FB0" w:rsidRDefault="00AC6FB0" w:rsidP="009667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8"/>
                <w:szCs w:val="28"/>
              </w:rPr>
            </w:pPr>
            <w:r>
              <w:rPr>
                <w:rFonts w:asciiTheme="majorBidi" w:hAnsiTheme="majorBidi"/>
                <w:sz w:val="28"/>
                <w:szCs w:val="28"/>
              </w:rPr>
              <w:t xml:space="preserve">         3</w:t>
            </w:r>
          </w:p>
        </w:tc>
        <w:tc>
          <w:tcPr>
            <w:tcW w:w="1501" w:type="dxa"/>
            <w:shd w:val="clear" w:color="auto" w:fill="1F4E79" w:themeFill="accent5" w:themeFillShade="80"/>
          </w:tcPr>
          <w:p w14:paraId="7AB1FD0F" w14:textId="085DB790" w:rsidR="00AC6FB0" w:rsidRDefault="00AC6FB0" w:rsidP="009579C7">
            <w:pPr>
              <w:tabs>
                <w:tab w:val="left" w:pos="136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8"/>
                <w:szCs w:val="28"/>
              </w:rPr>
            </w:pPr>
            <w:r>
              <w:rPr>
                <w:rFonts w:asciiTheme="majorBidi" w:hAnsiTheme="majorBidi"/>
                <w:sz w:val="28"/>
                <w:szCs w:val="28"/>
              </w:rPr>
              <w:t xml:space="preserve">          4</w:t>
            </w:r>
            <w:r>
              <w:rPr>
                <w:rFonts w:asciiTheme="majorBidi" w:hAnsiTheme="majorBidi"/>
                <w:sz w:val="28"/>
                <w:szCs w:val="28"/>
              </w:rPr>
              <w:tab/>
            </w:r>
          </w:p>
        </w:tc>
        <w:tc>
          <w:tcPr>
            <w:tcW w:w="1334" w:type="dxa"/>
            <w:shd w:val="clear" w:color="auto" w:fill="1F4E79" w:themeFill="accent5" w:themeFillShade="80"/>
          </w:tcPr>
          <w:p w14:paraId="76F4BD4D" w14:textId="77777777" w:rsidR="00AC6FB0" w:rsidRDefault="00AC6FB0" w:rsidP="009579C7">
            <w:pPr>
              <w:tabs>
                <w:tab w:val="left" w:pos="136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/>
                <w:sz w:val="28"/>
                <w:szCs w:val="28"/>
              </w:rPr>
            </w:pPr>
          </w:p>
        </w:tc>
      </w:tr>
      <w:tr w:rsidR="00AC6FB0" w14:paraId="336F6ED4" w14:textId="5ED3C622" w:rsidTr="00AC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E0000"/>
          </w:tcPr>
          <w:p w14:paraId="333C244C" w14:textId="364437E8" w:rsidR="00AC6FB0" w:rsidRPr="00B513B5" w:rsidRDefault="00AC6FB0" w:rsidP="00B513B5">
            <w:pPr>
              <w:pStyle w:val="ListParagraph"/>
              <w:numPr>
                <w:ilvl w:val="0"/>
                <w:numId w:val="19"/>
              </w:numPr>
              <w:rPr>
                <w:rFonts w:asciiTheme="majorBidi" w:hAnsiTheme="majorBidi"/>
                <w:sz w:val="36"/>
                <w:szCs w:val="36"/>
              </w:rPr>
            </w:pPr>
            <w:r w:rsidRPr="00B513B5">
              <w:rPr>
                <w:rFonts w:asciiTheme="majorBidi" w:hAnsiTheme="majorBidi"/>
                <w:sz w:val="36"/>
                <w:szCs w:val="36"/>
              </w:rPr>
              <w:t>S</w:t>
            </w:r>
          </w:p>
        </w:tc>
        <w:tc>
          <w:tcPr>
            <w:tcW w:w="1500" w:type="dxa"/>
            <w:shd w:val="clear" w:color="auto" w:fill="7030A0"/>
          </w:tcPr>
          <w:p w14:paraId="25493A26" w14:textId="3132AC76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31033F">
              <w:rPr>
                <w:rFonts w:asciiTheme="majorBidi" w:hAnsiTheme="majorBidi" w:cstheme="majorBidi"/>
                <w:sz w:val="28"/>
                <w:szCs w:val="28"/>
                <w:shd w:val="clear" w:color="auto" w:fill="7030A0"/>
              </w:rPr>
              <w:t xml:space="preserve">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1500" w:type="dxa"/>
            <w:shd w:val="clear" w:color="auto" w:fill="7030A0"/>
          </w:tcPr>
          <w:p w14:paraId="054882AC" w14:textId="23319206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20</w:t>
            </w:r>
          </w:p>
        </w:tc>
        <w:tc>
          <w:tcPr>
            <w:tcW w:w="1501" w:type="dxa"/>
            <w:shd w:val="clear" w:color="auto" w:fill="7030A0"/>
          </w:tcPr>
          <w:p w14:paraId="49C9C32C" w14:textId="2216CE0D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30</w:t>
            </w:r>
          </w:p>
        </w:tc>
        <w:tc>
          <w:tcPr>
            <w:tcW w:w="1501" w:type="dxa"/>
            <w:shd w:val="clear" w:color="auto" w:fill="7030A0"/>
          </w:tcPr>
          <w:p w14:paraId="5C513BC9" w14:textId="27978B3E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40</w:t>
            </w:r>
          </w:p>
        </w:tc>
        <w:tc>
          <w:tcPr>
            <w:tcW w:w="1334" w:type="dxa"/>
            <w:shd w:val="clear" w:color="auto" w:fill="7030A0"/>
          </w:tcPr>
          <w:p w14:paraId="7D64FAB6" w14:textId="77777777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C6FB0" w14:paraId="31ECBB18" w14:textId="3C35CC56" w:rsidTr="00AC6F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C00000"/>
          </w:tcPr>
          <w:p w14:paraId="54FB8891" w14:textId="634AAFCF" w:rsidR="00AC6FB0" w:rsidRPr="000A59C4" w:rsidRDefault="00AC6FB0" w:rsidP="000A59C4">
            <w:pPr>
              <w:pStyle w:val="ListParagraph"/>
              <w:numPr>
                <w:ilvl w:val="0"/>
                <w:numId w:val="20"/>
              </w:numPr>
              <w:rPr>
                <w:rFonts w:asciiTheme="majorBidi" w:hAnsiTheme="majorBidi"/>
                <w:sz w:val="36"/>
                <w:szCs w:val="36"/>
              </w:rPr>
            </w:pPr>
            <w:r w:rsidRPr="000A59C4">
              <w:rPr>
                <w:rFonts w:asciiTheme="majorBidi" w:hAnsiTheme="majorBidi"/>
                <w:sz w:val="36"/>
                <w:szCs w:val="36"/>
              </w:rPr>
              <w:t>XS</w:t>
            </w:r>
          </w:p>
        </w:tc>
        <w:tc>
          <w:tcPr>
            <w:tcW w:w="1500" w:type="dxa"/>
            <w:shd w:val="clear" w:color="auto" w:fill="7030A0"/>
          </w:tcPr>
          <w:p w14:paraId="50B2FC70" w14:textId="67DFD0B7" w:rsidR="00AC6FB0" w:rsidRDefault="00AC6FB0" w:rsidP="0096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100</w:t>
            </w:r>
          </w:p>
        </w:tc>
        <w:tc>
          <w:tcPr>
            <w:tcW w:w="1500" w:type="dxa"/>
            <w:shd w:val="clear" w:color="auto" w:fill="7030A0"/>
          </w:tcPr>
          <w:p w14:paraId="7D8B45C0" w14:textId="55E8BBE4" w:rsidR="00AC6FB0" w:rsidRDefault="00AC6FB0" w:rsidP="0096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200</w:t>
            </w:r>
          </w:p>
        </w:tc>
        <w:tc>
          <w:tcPr>
            <w:tcW w:w="1501" w:type="dxa"/>
            <w:shd w:val="clear" w:color="auto" w:fill="7030A0"/>
          </w:tcPr>
          <w:p w14:paraId="62FFDA9F" w14:textId="34EDCE79" w:rsidR="00AC6FB0" w:rsidRDefault="00AC6FB0" w:rsidP="0096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300</w:t>
            </w:r>
          </w:p>
        </w:tc>
        <w:tc>
          <w:tcPr>
            <w:tcW w:w="1501" w:type="dxa"/>
            <w:shd w:val="clear" w:color="auto" w:fill="7030A0"/>
          </w:tcPr>
          <w:p w14:paraId="0C72F9FB" w14:textId="1A86801E" w:rsidR="00AC6FB0" w:rsidRDefault="00AC6FB0" w:rsidP="0096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400</w:t>
            </w:r>
          </w:p>
        </w:tc>
        <w:tc>
          <w:tcPr>
            <w:tcW w:w="1334" w:type="dxa"/>
            <w:shd w:val="clear" w:color="auto" w:fill="7030A0"/>
          </w:tcPr>
          <w:p w14:paraId="76ECDE79" w14:textId="77777777" w:rsidR="00AC6FB0" w:rsidRDefault="00AC6FB0" w:rsidP="00966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C6FB0" w14:paraId="7EEACFF8" w14:textId="08312F6E" w:rsidTr="00AC6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E0000"/>
          </w:tcPr>
          <w:p w14:paraId="61D2684D" w14:textId="12AE6C0A" w:rsidR="00AC6FB0" w:rsidRPr="009579C7" w:rsidRDefault="00AC6FB0" w:rsidP="009579C7">
            <w:pPr>
              <w:pStyle w:val="ListParagraph"/>
              <w:numPr>
                <w:ilvl w:val="0"/>
                <w:numId w:val="21"/>
              </w:numPr>
              <w:rPr>
                <w:rFonts w:asciiTheme="majorBidi" w:hAnsiTheme="majorBidi"/>
                <w:sz w:val="36"/>
                <w:szCs w:val="36"/>
              </w:rPr>
            </w:pPr>
            <w:r w:rsidRPr="009579C7">
              <w:rPr>
                <w:rFonts w:asciiTheme="majorBidi" w:hAnsiTheme="majorBidi"/>
                <w:sz w:val="36"/>
                <w:szCs w:val="36"/>
              </w:rPr>
              <w:t>XXS</w:t>
            </w:r>
          </w:p>
        </w:tc>
        <w:tc>
          <w:tcPr>
            <w:tcW w:w="1500" w:type="dxa"/>
            <w:shd w:val="clear" w:color="auto" w:fill="7030A0"/>
          </w:tcPr>
          <w:p w14:paraId="5FF830FB" w14:textId="2A086329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1000</w:t>
            </w:r>
          </w:p>
        </w:tc>
        <w:tc>
          <w:tcPr>
            <w:tcW w:w="1500" w:type="dxa"/>
            <w:shd w:val="clear" w:color="auto" w:fill="7030A0"/>
          </w:tcPr>
          <w:p w14:paraId="4F7BF34F" w14:textId="7DA64456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2000</w:t>
            </w:r>
          </w:p>
        </w:tc>
        <w:tc>
          <w:tcPr>
            <w:tcW w:w="1501" w:type="dxa"/>
            <w:shd w:val="clear" w:color="auto" w:fill="7030A0"/>
          </w:tcPr>
          <w:p w14:paraId="61320DA4" w14:textId="5F8E561E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3000</w:t>
            </w:r>
          </w:p>
        </w:tc>
        <w:tc>
          <w:tcPr>
            <w:tcW w:w="1501" w:type="dxa"/>
            <w:shd w:val="clear" w:color="auto" w:fill="7030A0"/>
          </w:tcPr>
          <w:p w14:paraId="584234A7" w14:textId="54C812CF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4000</w:t>
            </w:r>
          </w:p>
        </w:tc>
        <w:tc>
          <w:tcPr>
            <w:tcW w:w="1334" w:type="dxa"/>
            <w:shd w:val="clear" w:color="auto" w:fill="7030A0"/>
          </w:tcPr>
          <w:p w14:paraId="61F54223" w14:textId="77777777" w:rsidR="00AC6FB0" w:rsidRDefault="00AC6FB0" w:rsidP="009667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377E23D8" w14:textId="77777777" w:rsidR="00653F3A" w:rsidRDefault="00653F3A" w:rsidP="009667A8">
      <w:pPr>
        <w:rPr>
          <w:rFonts w:asciiTheme="majorBidi" w:hAnsiTheme="majorBidi" w:cstheme="majorBidi"/>
          <w:sz w:val="28"/>
          <w:szCs w:val="28"/>
        </w:rPr>
      </w:pPr>
    </w:p>
    <w:p w14:paraId="1A0353EE" w14:textId="77777777" w:rsidR="00E72A5D" w:rsidRDefault="00E72A5D" w:rsidP="009667A8">
      <w:pPr>
        <w:rPr>
          <w:rFonts w:asciiTheme="majorBidi" w:hAnsiTheme="majorBidi" w:cstheme="majorBidi"/>
          <w:sz w:val="28"/>
          <w:szCs w:val="28"/>
        </w:rPr>
      </w:pPr>
    </w:p>
    <w:p w14:paraId="1DE4B3D3" w14:textId="77777777" w:rsidR="007B456F" w:rsidRDefault="007B456F" w:rsidP="007B456F">
      <w:pPr>
        <w:rPr>
          <w:rFonts w:asciiTheme="majorBidi" w:hAnsiTheme="majorBidi" w:cstheme="majorBidi"/>
          <w:sz w:val="28"/>
          <w:szCs w:val="28"/>
        </w:rPr>
      </w:pPr>
    </w:p>
    <w:p w14:paraId="2A09491F" w14:textId="2D973BFA" w:rsidR="00E72A5D" w:rsidRDefault="007B456F" w:rsidP="007B456F">
      <w:pPr>
        <w:rPr>
          <w:rFonts w:asciiTheme="majorBidi" w:hAnsiTheme="majorBidi" w:cstheme="majorBidi"/>
          <w:sz w:val="28"/>
          <w:szCs w:val="28"/>
        </w:rPr>
      </w:pPr>
      <w:r w:rsidRPr="007B456F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4DBB59F" wp14:editId="21CE6FEC">
            <wp:extent cx="3599755" cy="2390775"/>
            <wp:effectExtent l="0" t="0" r="1270" b="0"/>
            <wp:docPr id="255145962" name="Picture 1" descr="Domestic cat (Felis catus) | DinoAnimal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mestic cat (Felis catus) | DinoAnimals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10" cy="240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2976" w14:textId="77777777" w:rsidR="00EB1323" w:rsidRDefault="00950BEE" w:rsidP="00EB1323">
      <w:pPr>
        <w:rPr>
          <w:rFonts w:asciiTheme="majorBidi" w:hAnsiTheme="majorBidi" w:cstheme="majorBidi"/>
          <w:b/>
          <w:bCs/>
          <w:color w:val="70AD47" w:themeColor="accent6"/>
          <w:sz w:val="36"/>
          <w:szCs w:val="36"/>
        </w:rPr>
      </w:pPr>
      <w:ins w:id="0" w:author="Microsoft Word" w:date="2026-09-26T11:27:00Z" w16du:dateUtc="2026-09-26T09:27:00Z">
        <w:r w:rsidRPr="00950BEE">
          <w:rPr>
            <w:rFonts w:asciiTheme="majorBidi" w:hAnsiTheme="majorBidi" w:cstheme="majorBidi"/>
            <w:b/>
            <w:bCs/>
            <w:color w:val="70AD47" w:themeColor="accent6"/>
            <w:sz w:val="36"/>
            <w:szCs w:val="36"/>
          </w:rPr>
          <w:t xml:space="preserve">5 </w:t>
        </w:r>
        <w:r>
          <w:rPr>
            <w:rFonts w:asciiTheme="majorBidi" w:hAnsiTheme="majorBidi" w:cstheme="majorBidi"/>
            <w:b/>
            <w:bCs/>
            <w:color w:val="70AD47" w:themeColor="accent6"/>
            <w:sz w:val="36"/>
            <w:szCs w:val="36"/>
          </w:rPr>
          <w:t xml:space="preserve">_ </w:t>
        </w:r>
      </w:ins>
      <w:r w:rsidR="00574028" w:rsidRPr="00950BEE">
        <w:rPr>
          <w:rFonts w:asciiTheme="majorBidi" w:hAnsiTheme="majorBidi" w:cstheme="majorBidi"/>
          <w:b/>
          <w:bCs/>
          <w:color w:val="70AD47" w:themeColor="accent6"/>
          <w:sz w:val="36"/>
          <w:szCs w:val="36"/>
        </w:rPr>
        <w:t>Etymology and naming</w:t>
      </w:r>
      <w:r w:rsidR="00EB1323">
        <w:rPr>
          <w:rFonts w:asciiTheme="majorBidi" w:hAnsiTheme="majorBidi" w:cstheme="majorBidi"/>
          <w:b/>
          <w:bCs/>
          <w:color w:val="70AD47" w:themeColor="accent6"/>
          <w:sz w:val="36"/>
          <w:szCs w:val="36"/>
        </w:rPr>
        <w:t xml:space="preserve"> </w:t>
      </w:r>
    </w:p>
    <w:p w14:paraId="427CA1C7" w14:textId="31DF7437" w:rsidR="00574028" w:rsidRPr="00EB1323" w:rsidRDefault="00574028" w:rsidP="00EB1323">
      <w:pPr>
        <w:rPr>
          <w:rFonts w:asciiTheme="majorBidi" w:hAnsiTheme="majorBidi" w:cstheme="majorBidi"/>
          <w:b/>
          <w:bCs/>
          <w:color w:val="70AD47" w:themeColor="accent6"/>
          <w:sz w:val="36"/>
          <w:szCs w:val="36"/>
        </w:rPr>
      </w:pPr>
      <w:r w:rsidRPr="00574028">
        <w:rPr>
          <w:rFonts w:asciiTheme="majorBidi" w:hAnsiTheme="majorBidi" w:cstheme="majorBidi"/>
          <w:sz w:val="28"/>
          <w:szCs w:val="28"/>
        </w:rPr>
        <w:t xml:space="preserve">The origin of the English word </w:t>
      </w:r>
      <w:r w:rsidRPr="00574028">
        <w:rPr>
          <w:rFonts w:asciiTheme="majorBidi" w:hAnsiTheme="majorBidi" w:cstheme="majorBidi"/>
          <w:i/>
          <w:iCs/>
          <w:sz w:val="28"/>
          <w:szCs w:val="28"/>
        </w:rPr>
        <w:t>cat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4028">
        <w:rPr>
          <w:rFonts w:asciiTheme="majorBidi" w:hAnsiTheme="majorBidi" w:cstheme="majorBidi"/>
          <w:sz w:val="28"/>
          <w:szCs w:val="28"/>
        </w:rPr>
        <w:t xml:space="preserve"> </w:t>
      </w:r>
      <w:hyperlink r:id="rId9" w:tooltip="Old English" w:history="1">
        <w:r w:rsidRPr="00574028">
          <w:rPr>
            <w:rStyle w:val="Hyperlink"/>
            <w:rFonts w:asciiTheme="majorBidi" w:hAnsiTheme="majorBidi" w:cstheme="majorBidi"/>
            <w:sz w:val="28"/>
            <w:szCs w:val="28"/>
          </w:rPr>
          <w:t>Old English</w:t>
        </w:r>
      </w:hyperlink>
      <w:r w:rsidRPr="0057402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74028">
        <w:rPr>
          <w:rFonts w:asciiTheme="majorBidi" w:hAnsiTheme="majorBidi" w:cstheme="majorBidi"/>
          <w:i/>
          <w:iCs/>
          <w:sz w:val="28"/>
          <w:szCs w:val="28"/>
        </w:rPr>
        <w:t>catt</w:t>
      </w:r>
      <w:proofErr w:type="spellEnd"/>
      <w:r w:rsidRPr="00574028">
        <w:rPr>
          <w:rFonts w:asciiTheme="majorBidi" w:hAnsiTheme="majorBidi" w:cstheme="majorBidi"/>
          <w:sz w:val="28"/>
          <w:szCs w:val="28"/>
        </w:rPr>
        <w:t xml:space="preserve"> is thought to be the </w:t>
      </w:r>
      <w:hyperlink r:id="rId10" w:tooltip="Late Latin" w:history="1">
        <w:r w:rsidRPr="00574028">
          <w:rPr>
            <w:rStyle w:val="Hyperlink"/>
            <w:rFonts w:asciiTheme="majorBidi" w:hAnsiTheme="majorBidi" w:cstheme="majorBidi"/>
            <w:sz w:val="28"/>
            <w:szCs w:val="28"/>
          </w:rPr>
          <w:t>Late Latin</w:t>
        </w:r>
      </w:hyperlink>
      <w:r w:rsidRPr="00574028">
        <w:rPr>
          <w:rFonts w:asciiTheme="majorBidi" w:hAnsiTheme="majorBidi" w:cstheme="majorBidi"/>
          <w:sz w:val="28"/>
          <w:szCs w:val="28"/>
        </w:rPr>
        <w:t xml:space="preserve"> word </w:t>
      </w:r>
      <w:r w:rsidRPr="00574028">
        <w:rPr>
          <w:rFonts w:asciiTheme="majorBidi" w:hAnsiTheme="majorBidi" w:cstheme="majorBidi"/>
          <w:i/>
          <w:iCs/>
          <w:sz w:val="28"/>
          <w:szCs w:val="28"/>
          <w:lang w:val="la-Latn"/>
        </w:rPr>
        <w:t>cattus</w:t>
      </w:r>
      <w:r w:rsidRPr="00574028">
        <w:rPr>
          <w:rFonts w:asciiTheme="majorBidi" w:hAnsiTheme="majorBidi" w:cstheme="majorBidi"/>
          <w:sz w:val="28"/>
          <w:szCs w:val="28"/>
        </w:rPr>
        <w:t xml:space="preserve">, which was first used at the beginning of the 6th </w:t>
      </w:r>
      <w:proofErr w:type="gramStart"/>
      <w:r w:rsidRPr="00574028">
        <w:rPr>
          <w:rFonts w:asciiTheme="majorBidi" w:hAnsiTheme="majorBidi" w:cstheme="majorBidi"/>
          <w:sz w:val="28"/>
          <w:szCs w:val="28"/>
        </w:rPr>
        <w:t>century</w:t>
      </w:r>
      <w:r w:rsidR="00EB1323">
        <w:rPr>
          <w:rFonts w:asciiTheme="majorBidi" w:hAnsiTheme="majorBidi" w:cstheme="majorBidi"/>
          <w:sz w:val="28"/>
          <w:szCs w:val="28"/>
        </w:rPr>
        <w:t xml:space="preserve"> </w:t>
      </w:r>
      <w:r w:rsidR="00EB1323" w:rsidRPr="00574028">
        <w:rPr>
          <w:rFonts w:asciiTheme="majorBidi" w:hAnsiTheme="majorBidi" w:cstheme="majorBidi"/>
          <w:sz w:val="28"/>
          <w:szCs w:val="28"/>
        </w:rPr>
        <w:t xml:space="preserve"> </w:t>
      </w:r>
      <w:r w:rsidRPr="00574028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574028">
        <w:rPr>
          <w:rFonts w:asciiTheme="majorBidi" w:hAnsiTheme="majorBidi" w:cstheme="majorBidi"/>
          <w:sz w:val="28"/>
          <w:szCs w:val="28"/>
        </w:rPr>
        <w:t xml:space="preserve"> Late Latin word may be derived from an unidentified </w:t>
      </w:r>
      <w:hyperlink r:id="rId11" w:tooltip="Languages of Africa" w:history="1">
        <w:r w:rsidRPr="00574028">
          <w:rPr>
            <w:rStyle w:val="Hyperlink"/>
            <w:rFonts w:asciiTheme="majorBidi" w:hAnsiTheme="majorBidi" w:cstheme="majorBidi"/>
            <w:sz w:val="28"/>
            <w:szCs w:val="28"/>
          </w:rPr>
          <w:t>African language</w:t>
        </w:r>
      </w:hyperlink>
      <w:r w:rsidR="00EB1323">
        <w:rPr>
          <w:rFonts w:asciiTheme="majorBidi" w:hAnsiTheme="majorBidi" w:cstheme="majorBidi"/>
          <w:sz w:val="28"/>
          <w:szCs w:val="28"/>
        </w:rPr>
        <w:t xml:space="preserve"> </w:t>
      </w:r>
    </w:p>
    <w:p w14:paraId="45D964B4" w14:textId="77777777" w:rsidR="0092467E" w:rsidRPr="009C4F55" w:rsidRDefault="0092467E" w:rsidP="0092467E">
      <w:pPr>
        <w:rPr>
          <w:rFonts w:asciiTheme="majorBidi" w:hAnsiTheme="majorBidi" w:cstheme="majorBidi"/>
          <w:sz w:val="28"/>
          <w:szCs w:val="28"/>
        </w:rPr>
      </w:pPr>
      <w:r w:rsidRPr="0092467E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2318FC9" wp14:editId="3AD46A2A">
            <wp:extent cx="3143250" cy="2095500"/>
            <wp:effectExtent l="0" t="0" r="0" b="0"/>
            <wp:docPr id="1790011985" name="Picture 2" descr="Domestic Cat - Everything you need to know about the cat breed Domest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mestic Cat - Everything you need to know about the cat breed Domestic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33" cy="21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81"/>
        <w:gridCol w:w="2898"/>
        <w:gridCol w:w="2877"/>
      </w:tblGrid>
      <w:tr w:rsidR="0092467E" w14:paraId="47A8FA24" w14:textId="77777777" w:rsidTr="00B9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002060"/>
          </w:tcPr>
          <w:p w14:paraId="1B94AC03" w14:textId="132C1032" w:rsidR="0092467E" w:rsidRDefault="000E0732" w:rsidP="0092467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</w:t>
            </w:r>
            <w:r w:rsidR="00ED4058">
              <w:rPr>
                <w:rFonts w:asciiTheme="majorBidi" w:hAnsiTheme="majorBidi" w:cstheme="majorBidi"/>
                <w:sz w:val="28"/>
                <w:szCs w:val="28"/>
              </w:rPr>
              <w:t xml:space="preserve">    </w:t>
            </w:r>
            <w:r w:rsidR="00EB5096">
              <w:rPr>
                <w:rFonts w:asciiTheme="majorBidi" w:hAnsiTheme="majorBidi" w:cstheme="majorBidi"/>
                <w:sz w:val="28"/>
                <w:szCs w:val="28"/>
              </w:rPr>
              <w:t>P</w:t>
            </w:r>
            <w:r w:rsidR="00216F61">
              <w:rPr>
                <w:rFonts w:asciiTheme="majorBidi" w:hAnsiTheme="majorBidi" w:cstheme="majorBidi"/>
                <w:sz w:val="28"/>
                <w:szCs w:val="28"/>
              </w:rPr>
              <w:t>ers</w:t>
            </w:r>
            <w:r w:rsidR="00EB5096">
              <w:rPr>
                <w:rFonts w:asciiTheme="majorBidi" w:hAnsiTheme="majorBidi" w:cstheme="majorBidi"/>
                <w:sz w:val="28"/>
                <w:szCs w:val="28"/>
              </w:rPr>
              <w:t>ian cat</w:t>
            </w:r>
          </w:p>
        </w:tc>
        <w:tc>
          <w:tcPr>
            <w:tcW w:w="3021" w:type="dxa"/>
            <w:shd w:val="clear" w:color="auto" w:fill="0070C0"/>
          </w:tcPr>
          <w:p w14:paraId="3197BDB1" w14:textId="6E104E6B" w:rsidR="0092467E" w:rsidRDefault="00EB5096" w:rsidP="00924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British shor</w:t>
            </w:r>
            <w:r w:rsidR="004157A6">
              <w:rPr>
                <w:rFonts w:asciiTheme="majorBidi" w:hAnsiTheme="majorBidi" w:cstheme="majorBidi"/>
                <w:sz w:val="28"/>
                <w:szCs w:val="28"/>
              </w:rPr>
              <w:t>thair</w:t>
            </w:r>
          </w:p>
        </w:tc>
        <w:tc>
          <w:tcPr>
            <w:tcW w:w="3021" w:type="dxa"/>
            <w:shd w:val="clear" w:color="auto" w:fill="B4C6E7" w:themeFill="accent1" w:themeFillTint="66"/>
          </w:tcPr>
          <w:p w14:paraId="2554F789" w14:textId="52C77B4E" w:rsidR="0092467E" w:rsidRDefault="004157A6" w:rsidP="00924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Bengal cat </w:t>
            </w:r>
          </w:p>
        </w:tc>
      </w:tr>
      <w:tr w:rsidR="0092467E" w14:paraId="44647052" w14:textId="77777777" w:rsidTr="000E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89119D6" w14:textId="4003503F" w:rsidR="0092467E" w:rsidRDefault="005D287D" w:rsidP="0092467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</w:t>
            </w:r>
            <w:r w:rsidR="00A33B0B">
              <w:rPr>
                <w:rFonts w:asciiTheme="majorBidi" w:hAnsiTheme="majorBidi" w:cstheme="majorBidi"/>
                <w:sz w:val="28"/>
                <w:szCs w:val="28"/>
              </w:rPr>
              <w:t>45%</w:t>
            </w:r>
          </w:p>
        </w:tc>
        <w:tc>
          <w:tcPr>
            <w:tcW w:w="3021" w:type="dxa"/>
          </w:tcPr>
          <w:p w14:paraId="3198E9A8" w14:textId="2B597C16" w:rsidR="0092467E" w:rsidRDefault="00A33B0B" w:rsidP="00924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25%</w:t>
            </w:r>
          </w:p>
        </w:tc>
        <w:tc>
          <w:tcPr>
            <w:tcW w:w="3021" w:type="dxa"/>
          </w:tcPr>
          <w:p w14:paraId="52488D60" w14:textId="7D0D021A" w:rsidR="0092467E" w:rsidRDefault="00A33B0B" w:rsidP="00924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33%</w:t>
            </w:r>
          </w:p>
        </w:tc>
      </w:tr>
      <w:tr w:rsidR="0092467E" w14:paraId="3ED87788" w14:textId="77777777" w:rsidTr="000E0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C35C876" w14:textId="2E6C4590" w:rsidR="0092467E" w:rsidRDefault="00A33B0B" w:rsidP="0092467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</w:t>
            </w:r>
            <w:r w:rsidR="006941CD">
              <w:rPr>
                <w:rFonts w:asciiTheme="majorBidi" w:hAnsiTheme="majorBidi" w:cstheme="majorBidi"/>
                <w:sz w:val="28"/>
                <w:szCs w:val="28"/>
              </w:rPr>
              <w:t>8/10</w:t>
            </w:r>
          </w:p>
        </w:tc>
        <w:tc>
          <w:tcPr>
            <w:tcW w:w="3021" w:type="dxa"/>
          </w:tcPr>
          <w:p w14:paraId="16584C6F" w14:textId="217BE166" w:rsidR="0092467E" w:rsidRDefault="006941CD" w:rsidP="00924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7/10</w:t>
            </w:r>
          </w:p>
        </w:tc>
        <w:tc>
          <w:tcPr>
            <w:tcW w:w="3021" w:type="dxa"/>
          </w:tcPr>
          <w:p w14:paraId="5478F193" w14:textId="312AA54A" w:rsidR="0092467E" w:rsidRDefault="006941CD" w:rsidP="00924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</w:t>
            </w:r>
            <w:r w:rsidR="00B96E5D">
              <w:rPr>
                <w:rFonts w:asciiTheme="majorBidi" w:hAnsiTheme="majorBidi" w:cstheme="majorBidi"/>
                <w:sz w:val="28"/>
                <w:szCs w:val="28"/>
              </w:rPr>
              <w:t>9,5/10</w:t>
            </w:r>
          </w:p>
        </w:tc>
      </w:tr>
    </w:tbl>
    <w:p w14:paraId="510B9194" w14:textId="182B07DD" w:rsidR="00574028" w:rsidRDefault="00574028" w:rsidP="0092467E">
      <w:pPr>
        <w:rPr>
          <w:rFonts w:asciiTheme="majorBidi" w:hAnsiTheme="majorBidi" w:cstheme="majorBidi"/>
          <w:sz w:val="28"/>
          <w:szCs w:val="28"/>
        </w:rPr>
      </w:pPr>
    </w:p>
    <w:p w14:paraId="65692473" w14:textId="77777777" w:rsidR="007E78F8" w:rsidRDefault="007E78F8" w:rsidP="007E78F8">
      <w:pPr>
        <w:rPr>
          <w:rFonts w:asciiTheme="majorBidi" w:hAnsiTheme="majorBidi" w:cstheme="majorBidi"/>
          <w:sz w:val="28"/>
          <w:szCs w:val="28"/>
        </w:rPr>
      </w:pPr>
    </w:p>
    <w:p w14:paraId="7FA69EFA" w14:textId="565CDEED" w:rsidR="007E78F8" w:rsidRDefault="00DC2182" w:rsidP="007E78F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43E10330" wp14:editId="2A442127">
            <wp:extent cx="1895475" cy="1895475"/>
            <wp:effectExtent l="0" t="57150" r="0" b="0"/>
            <wp:docPr id="1592688203" name="Graphic 3" descr="Angel face with solid fi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88203" name="Graphic 1592688203" descr="Angel face with solid fill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 w:rsidR="00543B5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F8EAF" wp14:editId="7474A1BE">
                <wp:simplePos x="0" y="0"/>
                <wp:positionH relativeFrom="page">
                  <wp:posOffset>5162551</wp:posOffset>
                </wp:positionH>
                <wp:positionV relativeFrom="paragraph">
                  <wp:posOffset>399415</wp:posOffset>
                </wp:positionV>
                <wp:extent cx="2133600" cy="1381125"/>
                <wp:effectExtent l="0" t="0" r="19050" b="28575"/>
                <wp:wrapNone/>
                <wp:docPr id="33207518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81125"/>
                        </a:xfrm>
                        <a:prstGeom prst="ellipse">
                          <a:avLst/>
                        </a:prstGeom>
                        <a:solidFill>
                          <a:srgbClr val="FF6699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BA0703" id="Oval 6" o:spid="_x0000_s1026" style="position:absolute;margin-left:406.5pt;margin-top:31.45pt;width:168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" fillcolor="#f69" strokecolor="#ed7d31 [3205]" strokeweight=".5pt">
                <v:stroke joinstyle="miter"/>
                <w10:wrap anchorx="page"/>
              </v:oval>
            </w:pict>
          </mc:Fallback>
        </mc:AlternateContent>
      </w:r>
      <w:r w:rsidR="007222C4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0414D51" wp14:editId="793A3383">
            <wp:extent cx="2400300" cy="2228850"/>
            <wp:effectExtent l="0" t="0" r="0" b="0"/>
            <wp:docPr id="1747488500" name="Graphic 4" descr="Unicor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88500" name="Graphic 1747488500" descr="Unicorn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2ABB" w14:textId="0F8299A3" w:rsidR="007E78F8" w:rsidRDefault="00621147" w:rsidP="007E78F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</w:p>
    <w:p w14:paraId="020DFC72" w14:textId="19E71E83" w:rsidR="00533640" w:rsidRDefault="00332DFA" w:rsidP="007E78F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am3d">
            <w:drawing>
              <wp:anchor distT="0" distB="0" distL="114300" distR="114300" simplePos="0" relativeHeight="251660288" behindDoc="0" locked="0" layoutInCell="1" allowOverlap="1" wp14:anchorId="3FAA5586" wp14:editId="7B115B9E">
                <wp:simplePos x="0" y="0"/>
                <wp:positionH relativeFrom="page">
                  <wp:posOffset>590550</wp:posOffset>
                </wp:positionH>
                <wp:positionV relativeFrom="paragraph">
                  <wp:posOffset>3443605</wp:posOffset>
                </wp:positionV>
                <wp:extent cx="2562225" cy="2004081"/>
                <wp:effectExtent l="0" t="0" r="9525" b="0"/>
                <wp:wrapNone/>
                <wp:docPr id="543965155" name="3D Model 9" descr="Ulysses Butterf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7">
                      <am3d:spPr>
                        <a:xfrm>
                          <a:off x="0" y="0"/>
                          <a:ext cx="2562225" cy="200408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4127089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2115077" d="1000000"/>
                        <am3d:preTrans dx="0" dy="-6823714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6549169" ay="1606559" az="7657725"/>
                        <am3d:postTrans dx="0" dy="0" dz="0"/>
                      </am3d:trans>
                      <am3d:raster rName="Office3DRenderer" rVer="16.0.8326">
                        <am3d:blip r:embed="rId18"/>
                      </am3d:raster>
                      <am3d:objViewport viewportSz="2577614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3FAA5586" wp14:editId="7B115B9E">
                <wp:simplePos x="0" y="0"/>
                <wp:positionH relativeFrom="page">
                  <wp:posOffset>590550</wp:posOffset>
                </wp:positionH>
                <wp:positionV relativeFrom="paragraph">
                  <wp:posOffset>3443605</wp:posOffset>
                </wp:positionV>
                <wp:extent cx="2562225" cy="2004081"/>
                <wp:effectExtent l="0" t="0" r="9525" b="0"/>
                <wp:wrapNone/>
                <wp:docPr id="543965155" name="3D Model 9" descr="Ulysses Butterfly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965155" name="3D Model 9" descr="Ulysses Butterfly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2225" cy="200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719961B4" wp14:editId="57B0BC18">
                <wp:simplePos x="0" y="0"/>
                <wp:positionH relativeFrom="column">
                  <wp:posOffset>3044579</wp:posOffset>
                </wp:positionH>
                <wp:positionV relativeFrom="paragraph">
                  <wp:posOffset>3203049</wp:posOffset>
                </wp:positionV>
                <wp:extent cx="2285221" cy="2467391"/>
                <wp:effectExtent l="0" t="0" r="1270" b="9525"/>
                <wp:wrapNone/>
                <wp:docPr id="947031220" name="3D Model 11" descr="Surface Stud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9">
                      <am3d:spPr>
                        <a:xfrm>
                          <a:off x="0" y="0"/>
                          <a:ext cx="2285221" cy="246739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0239771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560118" d="1000000"/>
                        <am3d:preTrans dx="5587223" dy="-15750189" dz="-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0163944" ay="3961550" az="10217737"/>
                        <am3d:postTrans dx="0" dy="0" dz="0"/>
                      </am3d:trans>
                      <am3d:raster rName="Office3DRenderer" rVer="16.0.8326">
                        <am3d:blip r:embed="rId20"/>
                      </am3d:raster>
                      <am3d:objViewport viewportSz="319862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719961B4" wp14:editId="57B0BC18">
                <wp:simplePos x="0" y="0"/>
                <wp:positionH relativeFrom="column">
                  <wp:posOffset>3044579</wp:posOffset>
                </wp:positionH>
                <wp:positionV relativeFrom="paragraph">
                  <wp:posOffset>3203049</wp:posOffset>
                </wp:positionV>
                <wp:extent cx="2285221" cy="2467391"/>
                <wp:effectExtent l="0" t="0" r="1270" b="9525"/>
                <wp:wrapNone/>
                <wp:docPr id="947031220" name="3D Model 11" descr="Surface Studio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031220" name="3D Model 11" descr="Surface Studio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4730" cy="2466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3662D1">
        <w:rPr>
          <w:rFonts w:asciiTheme="majorBidi" w:hAnsiTheme="majorBidi" w:cstheme="majorBidi"/>
          <w:sz w:val="28"/>
          <w:szCs w:val="28"/>
        </w:rPr>
        <w:t xml:space="preserve"> </w:t>
      </w:r>
      <w:r w:rsidR="00621147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30BCB71" wp14:editId="5A8797B8">
            <wp:extent cx="5486400" cy="3200400"/>
            <wp:effectExtent l="0" t="0" r="0" b="0"/>
            <wp:docPr id="1301277846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916D703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32690A1E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18F106E3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6F3DC656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78C04A54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3B5C9C47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4E491B95" w14:textId="2253F800" w:rsidR="004D6226" w:rsidRPr="004D6226" w:rsidRDefault="00377415" w:rsidP="004D622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am3d">
            <w:drawing>
              <wp:anchor distT="0" distB="0" distL="114300" distR="114300" simplePos="0" relativeHeight="251663360" behindDoc="0" locked="0" layoutInCell="1" allowOverlap="1" wp14:anchorId="2ACB862F" wp14:editId="0A5DCD47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1866265" cy="2418715"/>
                <wp:effectExtent l="0" t="0" r="635" b="635"/>
                <wp:wrapNone/>
                <wp:docPr id="1968648579" name="3D Model 17" descr="Kiosk Pavilion Gazeb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22">
                      <am3d:spPr>
                        <a:xfrm>
                          <a:off x="0" y="0"/>
                          <a:ext cx="1866265" cy="241871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7009662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66666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70737" ay="1478520" az="29494"/>
                        <am3d:postTrans dx="0" dy="0" dz="0"/>
                      </am3d:trans>
                      <am3d:raster rName="Office3DRenderer" rVer="16.0.8326">
                        <am3d:blip r:embed="rId23"/>
                      </am3d:raster>
                      <am3d:objViewport viewportSz="319931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2ACB862F" wp14:editId="0A5DCD47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1866265" cy="2418715"/>
                <wp:effectExtent l="0" t="0" r="635" b="635"/>
                <wp:wrapNone/>
                <wp:docPr id="1968648579" name="3D Model 17" descr="Kiosk Pavilion Gazebo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648579" name="3D Model 17" descr="Kiosk Pavilion Gazebo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265" cy="2418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472A2EAD" w14:textId="77777777" w:rsidR="004D6226" w:rsidRPr="004D6226" w:rsidRDefault="004D6226" w:rsidP="004D6226">
      <w:pPr>
        <w:rPr>
          <w:rFonts w:asciiTheme="majorBidi" w:hAnsiTheme="majorBidi" w:cstheme="majorBidi"/>
          <w:sz w:val="28"/>
          <w:szCs w:val="28"/>
        </w:rPr>
      </w:pPr>
    </w:p>
    <w:p w14:paraId="696E421C" w14:textId="11B6E345" w:rsidR="004D6226" w:rsidRDefault="001F4749" w:rsidP="004D622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8B0A4" wp14:editId="21B4F28F">
                <wp:simplePos x="0" y="0"/>
                <wp:positionH relativeFrom="page">
                  <wp:align>center</wp:align>
                </wp:positionH>
                <wp:positionV relativeFrom="paragraph">
                  <wp:posOffset>-404495</wp:posOffset>
                </wp:positionV>
                <wp:extent cx="3562350" cy="1343025"/>
                <wp:effectExtent l="0" t="0" r="19050" b="28575"/>
                <wp:wrapNone/>
                <wp:docPr id="112249068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821FD" w14:textId="77777777" w:rsidR="00807EC3" w:rsidRDefault="00807EC3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623B1D57" w14:textId="77777777" w:rsidR="00807EC3" w:rsidRDefault="00807EC3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585CAA9A" w14:textId="5565CFBB" w:rsidR="00807EC3" w:rsidRPr="00377415" w:rsidRDefault="00807EC3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color w:val="00B050"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377415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color w:val="00B050"/>
                                <w:sz w:val="40"/>
                                <w:szCs w:val="40"/>
                                <w:lang w:val="fr-FR"/>
                              </w:rPr>
                              <w:t xml:space="preserve"> </w:t>
                            </w:r>
                            <w:r w:rsidR="00377415" w:rsidRPr="00377415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color w:val="00B050"/>
                                <w:sz w:val="40"/>
                                <w:szCs w:val="40"/>
                                <w:lang w:val="fr-FR"/>
                              </w:rPr>
                              <w:t xml:space="preserve">                          DV102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8B0A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-31.85pt;width:280.5pt;height:105.7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" fillcolor="white [3201]" strokeweight=".5pt">
                <v:textbox>
                  <w:txbxContent>
                    <w:p w14:paraId="747821FD" w14:textId="77777777" w:rsidR="00807EC3" w:rsidRDefault="00807EC3">
                      <w:pPr>
                        <w:rPr>
                          <w:lang w:val="fr-FR"/>
                        </w:rPr>
                      </w:pPr>
                    </w:p>
                    <w:p w14:paraId="623B1D57" w14:textId="77777777" w:rsidR="00807EC3" w:rsidRDefault="00807EC3">
                      <w:pPr>
                        <w:rPr>
                          <w:lang w:val="fr-FR"/>
                        </w:rPr>
                      </w:pPr>
                    </w:p>
                    <w:p w14:paraId="585CAA9A" w14:textId="5565CFBB" w:rsidR="00807EC3" w:rsidRPr="00377415" w:rsidRDefault="00807EC3">
                      <w:pPr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color w:val="00B050"/>
                          <w:sz w:val="40"/>
                          <w:szCs w:val="40"/>
                          <w:lang w:val="fr-FR"/>
                        </w:rPr>
                      </w:pPr>
                      <w:r w:rsidRPr="00377415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color w:val="00B050"/>
                          <w:sz w:val="40"/>
                          <w:szCs w:val="40"/>
                          <w:lang w:val="fr-FR"/>
                        </w:rPr>
                        <w:t xml:space="preserve"> </w:t>
                      </w:r>
                      <w:r w:rsidR="00377415" w:rsidRPr="00377415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color w:val="00B050"/>
                          <w:sz w:val="40"/>
                          <w:szCs w:val="40"/>
                          <w:lang w:val="fr-FR"/>
                        </w:rPr>
                        <w:t xml:space="preserve">                          DV102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63B3ED" w14:textId="39BE2FD6" w:rsidR="00807EC3" w:rsidRDefault="00807EC3" w:rsidP="004D6226">
      <w:pPr>
        <w:rPr>
          <w:rFonts w:asciiTheme="majorBidi" w:hAnsiTheme="majorBidi" w:cstheme="majorBidi"/>
          <w:sz w:val="28"/>
          <w:szCs w:val="28"/>
        </w:rPr>
      </w:pPr>
    </w:p>
    <w:p w14:paraId="2851CB12" w14:textId="57527748" w:rsidR="00807EC3" w:rsidRDefault="00807EC3" w:rsidP="004D6226">
      <w:pPr>
        <w:rPr>
          <w:rFonts w:asciiTheme="majorBidi" w:hAnsiTheme="majorBidi" w:cstheme="majorBidi"/>
          <w:sz w:val="28"/>
          <w:szCs w:val="28"/>
        </w:rPr>
      </w:pPr>
    </w:p>
    <w:p w14:paraId="3C81525A" w14:textId="731C1ACF" w:rsidR="00807EC3" w:rsidRDefault="00807EC3" w:rsidP="00807EC3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D27E547" w14:textId="77777777" w:rsidR="006431FB" w:rsidRDefault="00384408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89AB3F6" wp14:editId="3CE127A1">
            <wp:extent cx="5486400" cy="3200400"/>
            <wp:effectExtent l="0" t="0" r="0" b="0"/>
            <wp:docPr id="405708854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0DF0A475" w14:textId="77777777" w:rsidR="00C87D44" w:rsidRPr="00C87D44" w:rsidRDefault="00C87D44" w:rsidP="00C87D44">
      <w:pPr>
        <w:rPr>
          <w:rFonts w:asciiTheme="majorBidi" w:hAnsiTheme="majorBidi" w:cstheme="majorBidi"/>
          <w:sz w:val="28"/>
          <w:szCs w:val="28"/>
        </w:rPr>
      </w:pPr>
    </w:p>
    <w:p w14:paraId="67B59035" w14:textId="77777777" w:rsidR="00C87D44" w:rsidRDefault="00C87D44" w:rsidP="00C87D44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33485CAA" w14:textId="5C5DF6EB" w:rsidR="003C7044" w:rsidRDefault="003C7044" w:rsidP="00C87D44">
      <w:pPr>
        <w:tabs>
          <w:tab w:val="left" w:pos="6075"/>
        </w:tabs>
        <w:rPr>
          <w:rFonts w:asciiTheme="majorBidi" w:hAnsiTheme="majorBidi" w:cstheme="majorBidi"/>
          <w:i/>
          <w:iCs/>
          <w:sz w:val="28"/>
          <w:szCs w:val="28"/>
        </w:rPr>
        <w:sectPr w:rsidR="003C7044" w:rsidSect="00621799"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20D93355" w14:textId="039EE5D8" w:rsidR="00C87D44" w:rsidRDefault="00C87D44" w:rsidP="00C87D44">
      <w:pPr>
        <w:tabs>
          <w:tab w:val="left" w:pos="607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ab/>
      </w:r>
    </w:p>
    <w:p w14:paraId="6CF166AD" w14:textId="77777777" w:rsidR="00FB2911" w:rsidRPr="00FB2911" w:rsidRDefault="00FB2911" w:rsidP="00FB2911">
      <w:pPr>
        <w:rPr>
          <w:rFonts w:asciiTheme="majorBidi" w:hAnsiTheme="majorBidi" w:cstheme="majorBidi"/>
          <w:sz w:val="28"/>
          <w:szCs w:val="28"/>
        </w:rPr>
      </w:pPr>
    </w:p>
    <w:p w14:paraId="182A16A6" w14:textId="77777777" w:rsidR="00FB2911" w:rsidRPr="00FB2911" w:rsidRDefault="00FB2911" w:rsidP="00FB2911">
      <w:pPr>
        <w:rPr>
          <w:rFonts w:asciiTheme="majorBidi" w:hAnsiTheme="majorBidi" w:cstheme="majorBidi"/>
          <w:sz w:val="28"/>
          <w:szCs w:val="28"/>
        </w:rPr>
      </w:pPr>
    </w:p>
    <w:p w14:paraId="03287D99" w14:textId="77777777" w:rsidR="00FB2911" w:rsidRPr="00FB2911" w:rsidRDefault="00FB2911" w:rsidP="00FB2911">
      <w:pPr>
        <w:rPr>
          <w:rFonts w:asciiTheme="majorBidi" w:hAnsiTheme="majorBidi" w:cstheme="majorBidi"/>
          <w:sz w:val="28"/>
          <w:szCs w:val="28"/>
        </w:rPr>
      </w:pPr>
    </w:p>
    <w:p w14:paraId="60BDACDC" w14:textId="77777777" w:rsidR="00FB2911" w:rsidRDefault="00FB2911" w:rsidP="00FB2911">
      <w:pPr>
        <w:rPr>
          <w:rFonts w:asciiTheme="majorBidi" w:hAnsiTheme="majorBidi" w:cstheme="majorBidi"/>
          <w:sz w:val="28"/>
          <w:szCs w:val="28"/>
        </w:rPr>
      </w:pPr>
    </w:p>
    <w:p w14:paraId="15717238" w14:textId="3B45B455" w:rsidR="00FB2911" w:rsidRDefault="00FB2911" w:rsidP="00FB2911">
      <w:pPr>
        <w:tabs>
          <w:tab w:val="left" w:pos="960"/>
        </w:tabs>
        <w:rPr>
          <w:rFonts w:asciiTheme="majorBidi" w:hAnsiTheme="majorBidi" w:cstheme="majorBidi"/>
          <w:sz w:val="28"/>
          <w:szCs w:val="28"/>
        </w:rPr>
      </w:pPr>
    </w:p>
    <w:p w14:paraId="16D5A202" w14:textId="65491FF2" w:rsidR="00FB2911" w:rsidRPr="00FB2911" w:rsidRDefault="00FB2911" w:rsidP="00FB2911">
      <w:pPr>
        <w:tabs>
          <w:tab w:val="left" w:pos="960"/>
        </w:tabs>
        <w:rPr>
          <w:rFonts w:asciiTheme="majorBidi" w:hAnsiTheme="majorBidi" w:cstheme="majorBidi"/>
          <w:sz w:val="28"/>
          <w:szCs w:val="28"/>
        </w:rPr>
        <w:sectPr w:rsidR="00FB2911" w:rsidRPr="00FB2911" w:rsidSect="005D24A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4335C4B5" w14:textId="58781814" w:rsidR="00C713D0" w:rsidRDefault="00C713D0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p w14:paraId="63EE8697" w14:textId="77777777" w:rsidR="00137B73" w:rsidRDefault="00137B73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p w14:paraId="46E888FB" w14:textId="4FCA531A" w:rsidR="00137B73" w:rsidRDefault="00137B73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p w14:paraId="48C0351B" w14:textId="3A36100D" w:rsidR="00137B73" w:rsidRDefault="008A5860" w:rsidP="008A586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8A5860">
        <w:rPr>
          <w:rFonts w:asciiTheme="majorBidi" w:hAnsiTheme="majorBidi" w:cstheme="majorBidi"/>
          <w:i/>
          <w:iCs/>
          <w:noProof/>
          <w:sz w:val="28"/>
          <w:szCs w:val="28"/>
        </w:rPr>
        <w:drawing>
          <wp:inline distT="0" distB="0" distL="0" distR="0" wp14:anchorId="7D335A0B" wp14:editId="2FBF4FEA">
            <wp:extent cx="5760720" cy="3840480"/>
            <wp:effectExtent l="152400" t="152400" r="144780" b="160020"/>
            <wp:docPr id="472610442" name="Picture 20" descr="Domestic Cat - Everything you need to know about the cat breed Domest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mestic Cat - Everything you need to know about the cat breed Domestic 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artisticMosiaicBubbl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223AD8F" w14:textId="1DD2932B" w:rsidR="00137B73" w:rsidRDefault="008A5860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C713D0">
        <w:rPr>
          <w:rFonts w:asciiTheme="majorBidi" w:hAnsiTheme="majorBidi" w:cstheme="majorBidi"/>
          <w:i/>
          <w:iCs/>
          <w:noProof/>
          <w:sz w:val="28"/>
          <w:szCs w:val="28"/>
        </w:rPr>
        <w:lastRenderedPageBreak/>
        <w:drawing>
          <wp:inline distT="0" distB="0" distL="0" distR="0" wp14:anchorId="3264940A" wp14:editId="3DA0A59C">
            <wp:extent cx="4305300" cy="3857413"/>
            <wp:effectExtent l="361950" t="190500" r="0" b="600710"/>
            <wp:docPr id="1012516350" name="Picture 19" descr="Domestic Cat - Everything you need to know about the cat breed Domest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mestic Cat - Everything you need to know about the cat breed Domestic ..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4" cy="3866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EABA2"/>
                      </a:solidFill>
                    </a:ln>
                    <a:effectLst>
                      <a:outerShdw blurRad="225425" dist="50800" dir="5220000" algn="ctr">
                        <a:srgbClr val="000000">
                          <a:alpha val="33000"/>
                        </a:srgbClr>
                      </a:outerShdw>
                    </a:effectLst>
                    <a:scene3d>
                      <a:camera prst="perspectiveFront" fov="3300000">
                        <a:rot lat="486000" lon="19530000" rev="174000"/>
                      </a:camera>
                      <a:lightRig rig="harsh" dir="t">
                        <a:rot lat="0" lon="0" rev="3000000"/>
                      </a:lightRig>
                    </a:scene3d>
                    <a:sp3d extrusionH="254000" contourW="19050">
                      <a:bevelT w="82550" h="44450" prst="angle"/>
                      <a:bevelB w="82550" h="44450" prst="angle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138F50" w14:textId="1B383A99" w:rsidR="00DF5CB3" w:rsidRDefault="00DF5CB3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  <w:gridCol w:w="3706"/>
      </w:tblGrid>
      <w:tr w:rsidR="00757219" w14:paraId="611876DB" w14:textId="77777777" w:rsidTr="00C87D44">
        <w:trPr>
          <w:trHeight w:val="232"/>
        </w:trPr>
        <w:tc>
          <w:tcPr>
            <w:tcW w:w="3681" w:type="dxa"/>
          </w:tcPr>
          <w:p w14:paraId="383C43C4" w14:textId="0C632D70" w:rsidR="00757219" w:rsidRDefault="0045402E" w:rsidP="0045402E">
            <w:pPr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 xml:space="preserve">                     </w:t>
            </w:r>
            <w:r w:rsidRPr="007B77DC">
              <w:rPr>
                <w:rFonts w:asciiTheme="majorBidi" w:hAnsiTheme="majorBidi" w:cstheme="majorBidi"/>
                <w:i/>
                <w:iCs/>
                <w:color w:val="00B0F0"/>
                <w:sz w:val="28"/>
                <w:szCs w:val="28"/>
              </w:rPr>
              <w:t>1</w:t>
            </w:r>
          </w:p>
        </w:tc>
        <w:tc>
          <w:tcPr>
            <w:tcW w:w="3421" w:type="dxa"/>
          </w:tcPr>
          <w:p w14:paraId="7B0099C8" w14:textId="3B903304" w:rsidR="00757219" w:rsidRDefault="0045402E" w:rsidP="0045402E">
            <w:pPr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i/>
                <w:iCs/>
                <w:sz w:val="28"/>
                <w:szCs w:val="28"/>
              </w:rPr>
              <w:t xml:space="preserve">                    </w:t>
            </w:r>
            <w:r w:rsidR="009E3147" w:rsidRPr="007B77DC">
              <w:rPr>
                <w:rFonts w:asciiTheme="majorBidi" w:hAnsiTheme="majorBidi" w:cstheme="majorBidi"/>
                <w:i/>
                <w:iCs/>
                <w:color w:val="00B050"/>
                <w:sz w:val="28"/>
                <w:szCs w:val="28"/>
              </w:rPr>
              <w:t>2</w:t>
            </w:r>
          </w:p>
        </w:tc>
      </w:tr>
      <w:tr w:rsidR="00757219" w14:paraId="324BB2A7" w14:textId="77777777" w:rsidTr="00C87D44">
        <w:trPr>
          <w:trHeight w:val="1257"/>
        </w:trPr>
        <w:tc>
          <w:tcPr>
            <w:tcW w:w="3681" w:type="dxa"/>
          </w:tcPr>
          <w:p w14:paraId="02948A4D" w14:textId="6D386BB4" w:rsidR="00757219" w:rsidRDefault="00F30D39" w:rsidP="000B115A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F30D39"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6BABA477" wp14:editId="449064EE">
                  <wp:extent cx="2019300" cy="1453897"/>
                  <wp:effectExtent l="0" t="0" r="0" b="0"/>
                  <wp:docPr id="5131360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858" cy="146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1" w:type="dxa"/>
          </w:tcPr>
          <w:p w14:paraId="178A5E2D" w14:textId="591F1AB1" w:rsidR="00757219" w:rsidRDefault="00D13FC3" w:rsidP="000B115A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D13FC3"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5B9A6A9C" wp14:editId="42CA2423">
                  <wp:extent cx="2216150" cy="1466850"/>
                  <wp:effectExtent l="0" t="0" r="0" b="0"/>
                  <wp:docPr id="960758400" name="Picture 22" descr="صورة منشور الق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صورة منشور القص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588" cy="1484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219" w14:paraId="42562FBF" w14:textId="77777777" w:rsidTr="00C87D44">
        <w:trPr>
          <w:trHeight w:val="232"/>
        </w:trPr>
        <w:tc>
          <w:tcPr>
            <w:tcW w:w="3681" w:type="dxa"/>
          </w:tcPr>
          <w:p w14:paraId="1D117408" w14:textId="2602029C" w:rsidR="00757219" w:rsidRDefault="009E3147" w:rsidP="000B115A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7B77DC">
              <w:rPr>
                <w:rFonts w:asciiTheme="majorBidi" w:hAnsiTheme="majorBidi" w:cstheme="majorBidi"/>
                <w:i/>
                <w:iCs/>
                <w:color w:val="FF6699"/>
                <w:sz w:val="28"/>
                <w:szCs w:val="28"/>
              </w:rPr>
              <w:t>3</w:t>
            </w:r>
          </w:p>
        </w:tc>
        <w:tc>
          <w:tcPr>
            <w:tcW w:w="3421" w:type="dxa"/>
          </w:tcPr>
          <w:p w14:paraId="419D15B2" w14:textId="362AF290" w:rsidR="00757219" w:rsidRDefault="009E3147" w:rsidP="000B115A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7B77DC">
              <w:rPr>
                <w:rFonts w:asciiTheme="majorBidi" w:hAnsiTheme="majorBidi" w:cstheme="majorBidi"/>
                <w:i/>
                <w:iCs/>
                <w:color w:val="002060"/>
                <w:sz w:val="28"/>
                <w:szCs w:val="28"/>
              </w:rPr>
              <w:t>4</w:t>
            </w:r>
          </w:p>
        </w:tc>
      </w:tr>
      <w:tr w:rsidR="00757219" w14:paraId="76D63F7F" w14:textId="77777777" w:rsidTr="00C87D44">
        <w:trPr>
          <w:trHeight w:val="1414"/>
        </w:trPr>
        <w:tc>
          <w:tcPr>
            <w:tcW w:w="3681" w:type="dxa"/>
          </w:tcPr>
          <w:p w14:paraId="7F72834E" w14:textId="7346B6A1" w:rsidR="00757219" w:rsidRDefault="000B115A" w:rsidP="000B115A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0B115A"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</w:rPr>
              <w:drawing>
                <wp:inline distT="0" distB="0" distL="0" distR="0" wp14:anchorId="6EEADF10" wp14:editId="35D0FFCA">
                  <wp:extent cx="1362075" cy="1226185"/>
                  <wp:effectExtent l="0" t="0" r="9525" b="0"/>
                  <wp:docPr id="48147931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482" cy="1227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1" w:type="dxa"/>
          </w:tcPr>
          <w:p w14:paraId="67244E21" w14:textId="272A712F" w:rsidR="00757219" w:rsidRDefault="00336570" w:rsidP="00336570">
            <w:pPr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336570"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1" locked="0" layoutInCell="1" allowOverlap="1" wp14:anchorId="1B379663" wp14:editId="5CCE5B6B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0</wp:posOffset>
                  </wp:positionV>
                  <wp:extent cx="1409700" cy="1214120"/>
                  <wp:effectExtent l="0" t="0" r="0" b="5080"/>
                  <wp:wrapTight wrapText="bothSides">
                    <wp:wrapPolygon edited="0">
                      <wp:start x="0" y="0"/>
                      <wp:lineTo x="0" y="21351"/>
                      <wp:lineTo x="21308" y="21351"/>
                      <wp:lineTo x="21308" y="0"/>
                      <wp:lineTo x="0" y="0"/>
                    </wp:wrapPolygon>
                  </wp:wrapTight>
                  <wp:docPr id="852744029" name="Picture 25" descr="صورة منشور الق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صورة منشور القص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5FCD0E" w14:textId="1BF36604" w:rsidR="004D6226" w:rsidRDefault="000B115A" w:rsidP="00C713D0">
      <w:pPr>
        <w:jc w:val="center"/>
        <w:rPr>
          <w:rFonts w:asciiTheme="majorBidi" w:hAnsiTheme="majorBidi" w:cstheme="majorBidi"/>
          <w:i/>
          <w:iCs/>
          <w:sz w:val="28"/>
          <w:szCs w:val="28"/>
          <w:lang w:val="fr-FR"/>
        </w:rPr>
      </w:pPr>
      <w:r>
        <w:rPr>
          <w:rFonts w:asciiTheme="majorBidi" w:hAnsiTheme="majorBidi" w:cstheme="majorBidi"/>
          <w:i/>
          <w:iCs/>
          <w:noProof/>
          <w:sz w:val="28"/>
          <w:szCs w:val="28"/>
        </w:rPr>
        <w:lastRenderedPageBreak/>
        <w:br w:type="textWrapping" w:clear="all"/>
      </w:r>
      <w:r w:rsidR="00345B53" w:rsidRPr="00367458">
        <w:rPr>
          <w:rFonts w:asciiTheme="majorBidi" w:hAnsiTheme="majorBidi" w:cstheme="majorBidi"/>
          <w:i/>
          <w:iCs/>
          <w:noProof/>
          <w:sz w:val="28"/>
          <w:szCs w:val="28"/>
        </w:rPr>
        <w:drawing>
          <wp:inline distT="0" distB="0" distL="0" distR="0" wp14:anchorId="30034E90" wp14:editId="27EC5FE1">
            <wp:extent cx="5486400" cy="3200400"/>
            <wp:effectExtent l="0" t="0" r="0" b="0"/>
            <wp:docPr id="1409375009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601D4A0F" w14:textId="26B4B187" w:rsidR="00A132E0" w:rsidRDefault="00873532" w:rsidP="00A132E0">
      <w:pPr>
        <w:rPr>
          <w:rFonts w:asciiTheme="majorBidi" w:hAnsiTheme="majorBidi" w:cstheme="majorBidi"/>
          <w:i/>
          <w:iCs/>
          <w:sz w:val="28"/>
          <w:szCs w:val="28"/>
          <w:lang w:val="fr-FR"/>
        </w:rPr>
      </w:pPr>
      <w:r>
        <w:rPr>
          <w:rFonts w:ascii="Cambria Math" w:eastAsiaTheme="minorEastAsia" w:hAnsi="Cambria Math" w:cstheme="majorBidi"/>
          <w:noProof/>
          <w:sz w:val="28"/>
          <w:szCs w:val="28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80D540" wp14:editId="0DBAE8B6">
                <wp:simplePos x="0" y="0"/>
                <wp:positionH relativeFrom="column">
                  <wp:posOffset>-704850</wp:posOffset>
                </wp:positionH>
                <wp:positionV relativeFrom="paragraph">
                  <wp:posOffset>347345</wp:posOffset>
                </wp:positionV>
                <wp:extent cx="695325" cy="504825"/>
                <wp:effectExtent l="19050" t="19050" r="47625" b="104775"/>
                <wp:wrapNone/>
                <wp:docPr id="1649368742" name="Speech Bubble: 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048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BFBCF" w14:textId="109A203D" w:rsidR="00500D83" w:rsidRPr="00873532" w:rsidRDefault="00873532" w:rsidP="00873532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  <w:lang w:val="fr-FR"/>
                              </w:rPr>
                              <w:t>WOW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0D54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4" o:spid="_x0000_s1027" type="#_x0000_t63" style="position:absolute;margin-left:-55.5pt;margin-top:27.35pt;width:54.75pt;height:3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" adj="6300,24300" fillcolor="white [3201]" strokecolor="#70ad47 [3209]" strokeweight="1pt">
                <v:textbox>
                  <w:txbxContent>
                    <w:p w14:paraId="2B6BFBCF" w14:textId="109A203D" w:rsidR="00500D83" w:rsidRPr="00873532" w:rsidRDefault="00873532" w:rsidP="00873532">
                      <w:pPr>
                        <w:rPr>
                          <w:b/>
                          <w:bCs/>
                          <w:i/>
                          <w:iCs/>
                          <w:color w:val="0D0D0D" w:themeColor="text1" w:themeTint="F2"/>
                          <w:lang w:val="fr-FR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D0D0D" w:themeColor="text1" w:themeTint="F2"/>
                          <w:lang w:val="fr-FR"/>
                        </w:rPr>
                        <w:t>WOW</w:t>
                      </w:r>
                    </w:p>
                  </w:txbxContent>
                </v:textbox>
              </v:shape>
            </w:pict>
          </mc:Fallback>
        </mc:AlternateContent>
      </w:r>
    </w:p>
    <w:p w14:paraId="0AB423A2" w14:textId="6DE28928" w:rsidR="00A132E0" w:rsidRDefault="00A132E0" w:rsidP="00A132E0">
      <w:pPr>
        <w:tabs>
          <w:tab w:val="left" w:pos="1140"/>
        </w:tabs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ab/>
      </w:r>
    </w:p>
    <w:p w14:paraId="4A4905E2" w14:textId="569FD372" w:rsidR="00536870" w:rsidRPr="00A132E0" w:rsidRDefault="001C74EA" w:rsidP="00A132E0">
      <w:pPr>
        <w:tabs>
          <w:tab w:val="left" w:pos="1140"/>
        </w:tabs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="Cambria Math" w:eastAsiaTheme="minorEastAsia" w:hAnsi="Cambria Math" w:cstheme="majorBidi"/>
          <w:noProof/>
          <w:sz w:val="28"/>
          <w:szCs w:val="28"/>
          <w:lang w:val="fr-FR"/>
        </w:rPr>
        <mc:AlternateContent>
          <mc:Choice Requires="am3d">
            <w:drawing>
              <wp:anchor distT="0" distB="0" distL="114300" distR="114300" simplePos="0" relativeHeight="251665408" behindDoc="0" locked="0" layoutInCell="1" allowOverlap="1" wp14:anchorId="190B7411" wp14:editId="34205478">
                <wp:simplePos x="0" y="0"/>
                <wp:positionH relativeFrom="column">
                  <wp:posOffset>-952500</wp:posOffset>
                </wp:positionH>
                <wp:positionV relativeFrom="paragraph">
                  <wp:posOffset>327025</wp:posOffset>
                </wp:positionV>
                <wp:extent cx="665881" cy="2952750"/>
                <wp:effectExtent l="0" t="0" r="1270" b="0"/>
                <wp:wrapNone/>
                <wp:docPr id="1956398583" name="3D Model 3" descr="Caroler in Long Co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37">
                      <am3d:spPr>
                        <a:xfrm>
                          <a:off x="0" y="0"/>
                          <a:ext cx="665881" cy="29527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4998064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2354351" d="1000000"/>
                        <am3d:preTrans dx="399298" dy="-17937852" dz="137179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38"/>
                      </am3d:raster>
                      <am3d:objViewport viewportSz="319847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190B7411" wp14:editId="34205478">
                <wp:simplePos x="0" y="0"/>
                <wp:positionH relativeFrom="column">
                  <wp:posOffset>-952500</wp:posOffset>
                </wp:positionH>
                <wp:positionV relativeFrom="paragraph">
                  <wp:posOffset>327025</wp:posOffset>
                </wp:positionV>
                <wp:extent cx="665881" cy="2952750"/>
                <wp:effectExtent l="0" t="0" r="1270" b="0"/>
                <wp:wrapNone/>
                <wp:docPr id="1956398583" name="3D Model 3" descr="Caroler in Long Coat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398583" name="3D Model 3" descr="Caroler in Long Coat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480" cy="2952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A132E0">
        <w:rPr>
          <w:rFonts w:asciiTheme="majorBidi" w:hAnsiTheme="majorBidi" w:cstheme="majorBidi"/>
          <w:sz w:val="28"/>
          <w:szCs w:val="28"/>
          <w:lang w:val="fr-FR"/>
        </w:rPr>
        <w:t xml:space="preserve">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635"/>
        <w:gridCol w:w="636"/>
        <w:gridCol w:w="636"/>
        <w:gridCol w:w="865"/>
        <w:gridCol w:w="866"/>
        <w:gridCol w:w="1154"/>
        <w:gridCol w:w="577"/>
        <w:gridCol w:w="577"/>
        <w:gridCol w:w="1155"/>
      </w:tblGrid>
      <w:tr w:rsidR="00536870" w14:paraId="21FDA3CA" w14:textId="77777777" w:rsidTr="00C64FAC">
        <w:tc>
          <w:tcPr>
            <w:tcW w:w="1555" w:type="dxa"/>
            <w:tcBorders>
              <w:bottom w:val="nil"/>
              <w:tr2bl w:val="single" w:sz="4" w:space="0" w:color="auto"/>
            </w:tcBorders>
          </w:tcPr>
          <w:p w14:paraId="7C0118BA" w14:textId="77777777" w:rsidR="00536870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</w:tc>
        <w:tc>
          <w:tcPr>
            <w:tcW w:w="3638" w:type="dxa"/>
            <w:gridSpan w:val="5"/>
            <w:shd w:val="clear" w:color="auto" w:fill="00B050"/>
          </w:tcPr>
          <w:p w14:paraId="1ECB0C01" w14:textId="387AE24F" w:rsidR="00536870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                2025</w:t>
            </w:r>
          </w:p>
        </w:tc>
        <w:tc>
          <w:tcPr>
            <w:tcW w:w="3463" w:type="dxa"/>
            <w:gridSpan w:val="4"/>
            <w:shd w:val="clear" w:color="auto" w:fill="00B050"/>
          </w:tcPr>
          <w:p w14:paraId="6408003A" w14:textId="7D829AD6" w:rsidR="00536870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                 2026</w:t>
            </w:r>
          </w:p>
        </w:tc>
      </w:tr>
      <w:tr w:rsidR="00536870" w:rsidRPr="00071E2B" w14:paraId="74691C47" w14:textId="77777777" w:rsidTr="00C64FAC">
        <w:tc>
          <w:tcPr>
            <w:tcW w:w="1555" w:type="dxa"/>
            <w:tcBorders>
              <w:top w:val="nil"/>
            </w:tcBorders>
            <w:shd w:val="clear" w:color="auto" w:fill="0070C0"/>
          </w:tcPr>
          <w:p w14:paraId="1A813362" w14:textId="38476E24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1</w:t>
            </w:r>
            <w:r w:rsidR="00CE63DA"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>0</w:t>
            </w:r>
          </w:p>
        </w:tc>
        <w:tc>
          <w:tcPr>
            <w:tcW w:w="635" w:type="dxa"/>
          </w:tcPr>
          <w:p w14:paraId="7F6F2B39" w14:textId="0B8D69BF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H</w:t>
            </w:r>
          </w:p>
        </w:tc>
        <w:tc>
          <w:tcPr>
            <w:tcW w:w="636" w:type="dxa"/>
          </w:tcPr>
          <w:p w14:paraId="66DA2377" w14:textId="3534C185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H</w:t>
            </w:r>
          </w:p>
        </w:tc>
        <w:tc>
          <w:tcPr>
            <w:tcW w:w="636" w:type="dxa"/>
          </w:tcPr>
          <w:p w14:paraId="699CF683" w14:textId="4D79E3B2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H</w:t>
            </w:r>
          </w:p>
        </w:tc>
        <w:tc>
          <w:tcPr>
            <w:tcW w:w="865" w:type="dxa"/>
          </w:tcPr>
          <w:p w14:paraId="16A78FD1" w14:textId="4C5EC444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H</w:t>
            </w:r>
          </w:p>
        </w:tc>
        <w:tc>
          <w:tcPr>
            <w:tcW w:w="866" w:type="dxa"/>
          </w:tcPr>
          <w:p w14:paraId="45A9FD78" w14:textId="52432AEC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H</w:t>
            </w:r>
          </w:p>
        </w:tc>
        <w:tc>
          <w:tcPr>
            <w:tcW w:w="1154" w:type="dxa"/>
            <w:vMerge w:val="restart"/>
          </w:tcPr>
          <w:p w14:paraId="015F58FE" w14:textId="41287AA0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K</w:t>
            </w:r>
          </w:p>
        </w:tc>
        <w:tc>
          <w:tcPr>
            <w:tcW w:w="1154" w:type="dxa"/>
            <w:gridSpan w:val="2"/>
            <w:vMerge w:val="restart"/>
          </w:tcPr>
          <w:p w14:paraId="41E5B8FA" w14:textId="798BC7E3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K</w:t>
            </w:r>
          </w:p>
        </w:tc>
        <w:tc>
          <w:tcPr>
            <w:tcW w:w="1155" w:type="dxa"/>
            <w:vMerge w:val="restart"/>
          </w:tcPr>
          <w:p w14:paraId="7F156FA5" w14:textId="71D916DE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K</w:t>
            </w:r>
          </w:p>
        </w:tc>
      </w:tr>
      <w:tr w:rsidR="00536870" w:rsidRPr="00071E2B" w14:paraId="25AF6A8A" w14:textId="77777777" w:rsidTr="00CE63DA">
        <w:tc>
          <w:tcPr>
            <w:tcW w:w="1555" w:type="dxa"/>
            <w:shd w:val="clear" w:color="auto" w:fill="0070C0"/>
          </w:tcPr>
          <w:p w14:paraId="7F6EBC10" w14:textId="335FC255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2</w:t>
            </w:r>
            <w:r w:rsidR="00CE63DA"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>0</w:t>
            </w:r>
          </w:p>
        </w:tc>
        <w:tc>
          <w:tcPr>
            <w:tcW w:w="635" w:type="dxa"/>
          </w:tcPr>
          <w:p w14:paraId="2EF69EAD" w14:textId="691A4731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N</w:t>
            </w:r>
          </w:p>
        </w:tc>
        <w:tc>
          <w:tcPr>
            <w:tcW w:w="636" w:type="dxa"/>
          </w:tcPr>
          <w:p w14:paraId="4632110A" w14:textId="26C89BE9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N</w:t>
            </w:r>
          </w:p>
        </w:tc>
        <w:tc>
          <w:tcPr>
            <w:tcW w:w="636" w:type="dxa"/>
          </w:tcPr>
          <w:p w14:paraId="56319DC8" w14:textId="20DC73D8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N</w:t>
            </w:r>
          </w:p>
        </w:tc>
        <w:tc>
          <w:tcPr>
            <w:tcW w:w="865" w:type="dxa"/>
          </w:tcPr>
          <w:p w14:paraId="6B106DD7" w14:textId="6327A69C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N</w:t>
            </w:r>
          </w:p>
        </w:tc>
        <w:tc>
          <w:tcPr>
            <w:tcW w:w="866" w:type="dxa"/>
          </w:tcPr>
          <w:p w14:paraId="487EF81E" w14:textId="209D5263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N</w:t>
            </w:r>
          </w:p>
        </w:tc>
        <w:tc>
          <w:tcPr>
            <w:tcW w:w="1154" w:type="dxa"/>
            <w:vMerge/>
          </w:tcPr>
          <w:p w14:paraId="10C56535" w14:textId="77777777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</w:p>
        </w:tc>
        <w:tc>
          <w:tcPr>
            <w:tcW w:w="1154" w:type="dxa"/>
            <w:gridSpan w:val="2"/>
            <w:vMerge/>
          </w:tcPr>
          <w:p w14:paraId="7FC86E3B" w14:textId="77777777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</w:p>
        </w:tc>
        <w:tc>
          <w:tcPr>
            <w:tcW w:w="1155" w:type="dxa"/>
            <w:vMerge/>
          </w:tcPr>
          <w:p w14:paraId="354EA8D3" w14:textId="01180005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</w:p>
        </w:tc>
      </w:tr>
      <w:tr w:rsidR="00536870" w:rsidRPr="00071E2B" w14:paraId="3D13074B" w14:textId="77777777" w:rsidTr="00CE63DA">
        <w:tc>
          <w:tcPr>
            <w:tcW w:w="1555" w:type="dxa"/>
            <w:shd w:val="clear" w:color="auto" w:fill="0070C0"/>
          </w:tcPr>
          <w:p w14:paraId="5596F956" w14:textId="686A6EDC" w:rsidR="00536870" w:rsidRPr="00071E2B" w:rsidRDefault="00536870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3</w:t>
            </w:r>
            <w:r w:rsidR="00CE63DA"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>0</w:t>
            </w:r>
          </w:p>
        </w:tc>
        <w:tc>
          <w:tcPr>
            <w:tcW w:w="635" w:type="dxa"/>
          </w:tcPr>
          <w:p w14:paraId="4B2F5B16" w14:textId="3C0AA681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V</w:t>
            </w:r>
          </w:p>
        </w:tc>
        <w:tc>
          <w:tcPr>
            <w:tcW w:w="636" w:type="dxa"/>
          </w:tcPr>
          <w:p w14:paraId="72C646BC" w14:textId="055E034E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V</w:t>
            </w:r>
          </w:p>
        </w:tc>
        <w:tc>
          <w:tcPr>
            <w:tcW w:w="636" w:type="dxa"/>
          </w:tcPr>
          <w:p w14:paraId="1BE843D7" w14:textId="3CCF4E22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V</w:t>
            </w:r>
          </w:p>
        </w:tc>
        <w:tc>
          <w:tcPr>
            <w:tcW w:w="865" w:type="dxa"/>
          </w:tcPr>
          <w:p w14:paraId="08813746" w14:textId="25637B12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V</w:t>
            </w:r>
          </w:p>
        </w:tc>
        <w:tc>
          <w:tcPr>
            <w:tcW w:w="866" w:type="dxa"/>
          </w:tcPr>
          <w:p w14:paraId="387F62A7" w14:textId="6C2E8610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V</w:t>
            </w:r>
          </w:p>
        </w:tc>
        <w:tc>
          <w:tcPr>
            <w:tcW w:w="1731" w:type="dxa"/>
            <w:gridSpan w:val="2"/>
          </w:tcPr>
          <w:p w14:paraId="09F86874" w14:textId="04AA17D7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R</w:t>
            </w:r>
          </w:p>
        </w:tc>
        <w:tc>
          <w:tcPr>
            <w:tcW w:w="1732" w:type="dxa"/>
            <w:gridSpan w:val="2"/>
          </w:tcPr>
          <w:p w14:paraId="19CBDE12" w14:textId="14CDFF2C" w:rsidR="00536870" w:rsidRPr="00071E2B" w:rsidRDefault="00CE63DA" w:rsidP="00A132E0">
            <w:pPr>
              <w:tabs>
                <w:tab w:val="left" w:pos="1140"/>
              </w:tabs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</w:pPr>
            <w:r w:rsidRPr="00071E2B">
              <w:rPr>
                <w:rFonts w:asciiTheme="majorBidi" w:hAnsiTheme="majorBidi" w:cstheme="majorBidi"/>
                <w:color w:val="7030A0"/>
                <w:sz w:val="28"/>
                <w:szCs w:val="28"/>
                <w:lang w:val="fr-FR"/>
              </w:rPr>
              <w:t xml:space="preserve">     R</w:t>
            </w:r>
          </w:p>
        </w:tc>
      </w:tr>
    </w:tbl>
    <w:p w14:paraId="5F8955DE" w14:textId="5CEA427C" w:rsidR="00A132E0" w:rsidRPr="00071E2B" w:rsidRDefault="00A132E0" w:rsidP="00A132E0">
      <w:pPr>
        <w:tabs>
          <w:tab w:val="left" w:pos="1140"/>
        </w:tabs>
        <w:rPr>
          <w:rFonts w:asciiTheme="majorBidi" w:hAnsiTheme="majorBidi" w:cstheme="majorBidi"/>
          <w:color w:val="7030A0"/>
          <w:sz w:val="28"/>
          <w:szCs w:val="28"/>
          <w:lang w:val="fr-FR"/>
        </w:rPr>
      </w:pPr>
    </w:p>
    <w:p w14:paraId="23345F0E" w14:textId="24AFC18B" w:rsidR="00A132E0" w:rsidRPr="00D07889" w:rsidRDefault="00FE1542" w:rsidP="005D366E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  <m:oMathPara>
        <m:oMath>
          <m:func>
            <m:funcPr>
              <m:ctrlP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fr-FR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  <w:sz w:val="28"/>
              <w:szCs w:val="28"/>
              <w:lang w:val="fr-FR"/>
            </w:rPr>
            <m:t>+</m:t>
          </m:r>
          <m:func>
            <m:funcPr>
              <m:ctrlP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fr-FR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fr-FR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  <w:sz w:val="28"/>
              <w:szCs w:val="28"/>
              <w:lang w:val="fr-FR"/>
            </w:rPr>
            <m:t>=2</m:t>
          </m:r>
          <m:func>
            <m:funcPr>
              <m:ctrlP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fr-FR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α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 w:cstheme="majorBidi"/>
                  <w:sz w:val="28"/>
                  <w:szCs w:val="28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fr-FR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theme="majorBidi"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α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fr-FR"/>
                    </w:rPr>
                    <m:t>β</m:t>
                  </m:r>
                </m:e>
              </m:d>
            </m:e>
          </m:func>
        </m:oMath>
      </m:oMathPara>
    </w:p>
    <w:p w14:paraId="741C4963" w14:textId="257287AD" w:rsidR="00D07889" w:rsidRPr="00D07889" w:rsidRDefault="00FE1542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 w:cstheme="majorBidi"/>
                  <w:i/>
                  <w:sz w:val="28"/>
                  <w:szCs w:val="28"/>
                  <w:lang w:val="fr-FR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val="fr-FR"/>
                </w:rPr>
                <m:t>2</m:t>
              </m:r>
            </m:sub>
            <m:sup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val="fr-FR"/>
                </w:rPr>
                <m:t>1</m:t>
              </m:r>
            </m:sup>
            <m:e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val="fr-FR"/>
                </w:rPr>
                <m:t>3666</m:t>
              </m:r>
            </m:e>
          </m:nary>
        </m:oMath>
      </m:oMathPara>
    </w:p>
    <w:p w14:paraId="61B79DFA" w14:textId="4E179967" w:rsidR="00D07889" w:rsidRPr="0058324E" w:rsidRDefault="00FE1542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val="fr-FR"/>
                </w:rPr>
                <m:t>22</m:t>
              </m:r>
            </m:num>
            <m:den>
              <m:r>
                <w:rPr>
                  <w:rFonts w:ascii="Cambria Math" w:eastAsiaTheme="minorEastAsia" w:hAnsi="Cambria Math" w:cstheme="majorBidi"/>
                  <w:sz w:val="28"/>
                  <w:szCs w:val="28"/>
                  <w:lang w:val="fr-FR"/>
                </w:rPr>
                <m:t>11</m:t>
              </m:r>
            </m:den>
          </m:f>
        </m:oMath>
      </m:oMathPara>
    </w:p>
    <w:p w14:paraId="7523A3F2" w14:textId="2C4FD3D0" w:rsidR="0058324E" w:rsidRDefault="0058324E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</w:p>
    <w:p w14:paraId="5A3F1EAB" w14:textId="77777777" w:rsidR="000766F0" w:rsidRDefault="000766F0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</w:p>
    <w:p w14:paraId="0CB1A49F" w14:textId="77777777" w:rsidR="007F3DBE" w:rsidRPr="00477306" w:rsidRDefault="007F3DBE" w:rsidP="007F3DBE">
      <w:pPr>
        <w:ind w:left="283"/>
        <w:rPr>
          <w:rFonts w:cstheme="minorHAnsi"/>
          <w:b/>
          <w:bCs/>
          <w:sz w:val="96"/>
          <w:szCs w:val="96"/>
          <w:lang w:val="fr-FR"/>
        </w:rPr>
      </w:pPr>
      <w:r>
        <w:rPr>
          <w:noProof/>
          <w:lang w:val="fr-FR"/>
        </w:rPr>
        <w:lastRenderedPageBreak/>
        <mc:AlternateContent>
          <mc:Choice Requires="wpc">
            <w:drawing>
              <wp:inline distT="0" distB="0" distL="0" distR="0" wp14:anchorId="60653D21" wp14:editId="26E6F534">
                <wp:extent cx="5486400" cy="3200400"/>
                <wp:effectExtent l="0" t="0" r="19050" b="19050"/>
                <wp:docPr id="748529761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solidFill>
                            <a:srgbClr val="002060"/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62D76881" id="Canvas 8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">
                <v:shape id="_x0000_s1027" type="#_x0000_t75" style="position:absolute;width:54864;height:32004;visibility:visible;mso-wrap-style:square" stroked="t" strokecolor="#002060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noProof/>
          <w:lang w:val="fr-FR"/>
        </w:rPr>
        <w:drawing>
          <wp:inline distT="0" distB="0" distL="0" distR="0" wp14:anchorId="05599A0B" wp14:editId="59775CC7">
            <wp:extent cx="552450" cy="552450"/>
            <wp:effectExtent l="0" t="0" r="0" b="0"/>
            <wp:docPr id="401767735" name="Graphic 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7735" name="Graphic 401767735" descr="Envelope with solid fill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306">
        <w:rPr>
          <w:rFonts w:cstheme="minorHAnsi"/>
          <w:b/>
          <w:bCs/>
          <w:sz w:val="96"/>
          <w:szCs w:val="96"/>
          <w:lang w:val="fr-FR"/>
        </w:rPr>
        <w:t xml:space="preserve">  SHIEN  </w:t>
      </w:r>
      <w:r>
        <w:rPr>
          <w:noProof/>
          <w:lang w:val="fr-FR"/>
        </w:rPr>
        <w:drawing>
          <wp:inline distT="0" distB="0" distL="0" distR="0" wp14:anchorId="532F34C1" wp14:editId="5507B09F">
            <wp:extent cx="400050" cy="400050"/>
            <wp:effectExtent l="0" t="0" r="0" b="0"/>
            <wp:docPr id="1154465851" name="Graphic 6" descr="Magnifying glas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5851" name="Graphic 1154465851" descr="Magnifying glass with solid fill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306">
        <w:rPr>
          <w:rFonts w:cstheme="minorHAnsi"/>
          <w:b/>
          <w:bCs/>
          <w:sz w:val="96"/>
          <w:szCs w:val="96"/>
          <w:lang w:val="fr-FR"/>
        </w:rPr>
        <w:t xml:space="preserve"> </w:t>
      </w:r>
      <w:r>
        <w:rPr>
          <w:noProof/>
          <w:lang w:val="fr-FR"/>
        </w:rPr>
        <w:drawing>
          <wp:inline distT="0" distB="0" distL="0" distR="0" wp14:anchorId="230F9BCE" wp14:editId="28D8F1B9">
            <wp:extent cx="514350" cy="514350"/>
            <wp:effectExtent l="0" t="0" r="0" b="0"/>
            <wp:docPr id="894251325" name="Graphic 7" descr="Hom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1325" name="Graphic 894251325" descr="Home with solid fill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323E" w14:textId="77777777" w:rsidR="007F3DBE" w:rsidRPr="00613DF1" w:rsidRDefault="007F3DBE" w:rsidP="007F3DBE">
      <w:pPr>
        <w:rPr>
          <w:rFonts w:cstheme="minorHAnsi"/>
          <w:b/>
          <w:bCs/>
          <w:sz w:val="96"/>
          <w:szCs w:val="96"/>
          <w:lang w:val="fr-FR"/>
        </w:rPr>
      </w:pPr>
    </w:p>
    <w:p w14:paraId="67D25FCA" w14:textId="77777777" w:rsidR="007F3DBE" w:rsidRDefault="007F3DBE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</w:p>
    <w:p w14:paraId="07BBAC6E" w14:textId="77777777" w:rsidR="000766F0" w:rsidRDefault="000766F0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</w:p>
    <w:p w14:paraId="3F6C2953" w14:textId="77777777" w:rsidR="000766F0" w:rsidRDefault="000766F0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</w:p>
    <w:p w14:paraId="6F80EDEE" w14:textId="49339BF3" w:rsidR="000766F0" w:rsidRPr="00D07889" w:rsidRDefault="000766F0" w:rsidP="00D07889">
      <w:pPr>
        <w:tabs>
          <w:tab w:val="left" w:pos="1140"/>
        </w:tabs>
        <w:rPr>
          <w:rFonts w:ascii="Cambria Math" w:eastAsiaTheme="minorEastAsia" w:hAnsi="Cambria Math" w:cstheme="majorBidi"/>
          <w:sz w:val="28"/>
          <w:szCs w:val="28"/>
          <w:lang w:val="fr-FR"/>
        </w:rPr>
      </w:pPr>
      <w:r>
        <w:rPr>
          <w:rFonts w:ascii="Cambria Math" w:eastAsiaTheme="minorEastAsia" w:hAnsi="Cambria Math" w:cstheme="majorBidi"/>
          <w:sz w:val="28"/>
          <w:szCs w:val="28"/>
          <w:lang w:val="fr-FR"/>
        </w:rPr>
        <w:t xml:space="preserve">                                               </w:t>
      </w:r>
    </w:p>
    <w:sectPr w:rsidR="000766F0" w:rsidRPr="00D07889" w:rsidSect="00C87D44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11C"/>
      </v:shape>
    </w:pict>
  </w:numPicBullet>
  <w:abstractNum w:abstractNumId="0" w15:restartNumberingAfterBreak="0">
    <w:nsid w:val="0354512C"/>
    <w:multiLevelType w:val="multilevel"/>
    <w:tmpl w:val="0C090021"/>
    <w:lvl w:ilvl="0">
      <w:start w:val="1"/>
      <w:numFmt w:val="bullet"/>
      <w:lvlText w:val=""/>
      <w:lvlJc w:val="left"/>
      <w:pPr>
        <w:ind w:left="233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59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31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67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03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113" w:hanging="360"/>
      </w:pPr>
      <w:rPr>
        <w:rFonts w:ascii="Symbol" w:hAnsi="Symbol" w:hint="default"/>
      </w:rPr>
    </w:lvl>
  </w:abstractNum>
  <w:abstractNum w:abstractNumId="1" w15:restartNumberingAfterBreak="0">
    <w:nsid w:val="037F5393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7CF4FF9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01369D6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1F93B51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461684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8495E71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9B45746"/>
    <w:multiLevelType w:val="multilevel"/>
    <w:tmpl w:val="144E7D2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sz w:val="52"/>
        <w:szCs w:val="5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BCF0111"/>
    <w:multiLevelType w:val="hybridMultilevel"/>
    <w:tmpl w:val="375AC4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20DEB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1F621E69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13E7DB6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3175C1C"/>
    <w:multiLevelType w:val="hybridMultilevel"/>
    <w:tmpl w:val="DB32C054"/>
    <w:lvl w:ilvl="0" w:tplc="F0021DCA">
      <w:start w:val="1"/>
      <w:numFmt w:val="decimal"/>
      <w:lvlText w:val="%1."/>
      <w:lvlJc w:val="left"/>
      <w:pPr>
        <w:ind w:left="360" w:hanging="360"/>
      </w:pPr>
      <w:rPr>
        <w:color w:val="00B050"/>
        <w:sz w:val="48"/>
        <w:szCs w:val="4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369F0"/>
    <w:multiLevelType w:val="hybridMultilevel"/>
    <w:tmpl w:val="5F269380"/>
    <w:lvl w:ilvl="0" w:tplc="21C87BF2">
      <w:start w:val="2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hint="default"/>
        <w:color w:val="2F5496" w:themeColor="accent1" w:themeShade="BF"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03AA3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53E532E"/>
    <w:multiLevelType w:val="hybridMultilevel"/>
    <w:tmpl w:val="CC545C6C"/>
    <w:lvl w:ilvl="0" w:tplc="1924EF00">
      <w:start w:val="1"/>
      <w:numFmt w:val="decimal"/>
      <w:lvlText w:val="%1."/>
      <w:lvlJc w:val="left"/>
      <w:pPr>
        <w:ind w:left="770" w:hanging="360"/>
      </w:pPr>
      <w:rPr>
        <w:rFonts w:ascii="Arial" w:hAnsi="Arial" w:cs="Arial" w:hint="default"/>
        <w:b/>
        <w:caps w:val="0"/>
        <w:smallCaps w:val="0"/>
        <w:color w:val="92D050"/>
        <w:spacing w:val="0"/>
        <w:sz w:val="36"/>
        <w:szCs w:val="36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props3d w14:extrusionH="0" w14:contourW="0" w14:prstMaterial="none"/>
      </w:rPr>
    </w:lvl>
    <w:lvl w:ilvl="1" w:tplc="0C090019" w:tentative="1">
      <w:start w:val="1"/>
      <w:numFmt w:val="lowerLetter"/>
      <w:lvlText w:val="%2."/>
      <w:lvlJc w:val="left"/>
      <w:pPr>
        <w:ind w:left="1490" w:hanging="360"/>
      </w:pPr>
    </w:lvl>
    <w:lvl w:ilvl="2" w:tplc="0C09001B" w:tentative="1">
      <w:start w:val="1"/>
      <w:numFmt w:val="lowerRoman"/>
      <w:lvlText w:val="%3."/>
      <w:lvlJc w:val="right"/>
      <w:pPr>
        <w:ind w:left="2210" w:hanging="180"/>
      </w:pPr>
    </w:lvl>
    <w:lvl w:ilvl="3" w:tplc="0C09000F" w:tentative="1">
      <w:start w:val="1"/>
      <w:numFmt w:val="decimal"/>
      <w:lvlText w:val="%4."/>
      <w:lvlJc w:val="left"/>
      <w:pPr>
        <w:ind w:left="2930" w:hanging="360"/>
      </w:pPr>
    </w:lvl>
    <w:lvl w:ilvl="4" w:tplc="0C090019" w:tentative="1">
      <w:start w:val="1"/>
      <w:numFmt w:val="lowerLetter"/>
      <w:lvlText w:val="%5."/>
      <w:lvlJc w:val="left"/>
      <w:pPr>
        <w:ind w:left="3650" w:hanging="360"/>
      </w:pPr>
    </w:lvl>
    <w:lvl w:ilvl="5" w:tplc="0C09001B" w:tentative="1">
      <w:start w:val="1"/>
      <w:numFmt w:val="lowerRoman"/>
      <w:lvlText w:val="%6."/>
      <w:lvlJc w:val="right"/>
      <w:pPr>
        <w:ind w:left="4370" w:hanging="180"/>
      </w:pPr>
    </w:lvl>
    <w:lvl w:ilvl="6" w:tplc="0C09000F" w:tentative="1">
      <w:start w:val="1"/>
      <w:numFmt w:val="decimal"/>
      <w:lvlText w:val="%7."/>
      <w:lvlJc w:val="left"/>
      <w:pPr>
        <w:ind w:left="5090" w:hanging="360"/>
      </w:pPr>
    </w:lvl>
    <w:lvl w:ilvl="7" w:tplc="0C090019" w:tentative="1">
      <w:start w:val="1"/>
      <w:numFmt w:val="lowerLetter"/>
      <w:lvlText w:val="%8."/>
      <w:lvlJc w:val="left"/>
      <w:pPr>
        <w:ind w:left="5810" w:hanging="360"/>
      </w:pPr>
    </w:lvl>
    <w:lvl w:ilvl="8" w:tplc="0C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3FCB0E2C"/>
    <w:multiLevelType w:val="hybridMultilevel"/>
    <w:tmpl w:val="A5380552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34673"/>
    <w:multiLevelType w:val="hybridMultilevel"/>
    <w:tmpl w:val="BD142A7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24399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D7103CD"/>
    <w:multiLevelType w:val="hybridMultilevel"/>
    <w:tmpl w:val="FDE879B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43616F"/>
    <w:multiLevelType w:val="hybridMultilevel"/>
    <w:tmpl w:val="793EA7E2"/>
    <w:lvl w:ilvl="0" w:tplc="6A0EF32C">
      <w:start w:val="2"/>
      <w:numFmt w:val="decimal"/>
      <w:lvlText w:val="%1"/>
      <w:lvlJc w:val="left"/>
      <w:pPr>
        <w:ind w:left="770" w:hanging="360"/>
      </w:pPr>
      <w:rPr>
        <w:rFonts w:asciiTheme="majorHAnsi" w:eastAsiaTheme="majorEastAsia" w:hAnsiTheme="majorHAnsi" w:hint="default"/>
        <w:color w:val="2F5496" w:themeColor="accent1" w:themeShade="BF"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90" w:hanging="360"/>
      </w:pPr>
    </w:lvl>
    <w:lvl w:ilvl="2" w:tplc="0C09001B" w:tentative="1">
      <w:start w:val="1"/>
      <w:numFmt w:val="lowerRoman"/>
      <w:lvlText w:val="%3."/>
      <w:lvlJc w:val="right"/>
      <w:pPr>
        <w:ind w:left="2210" w:hanging="180"/>
      </w:pPr>
    </w:lvl>
    <w:lvl w:ilvl="3" w:tplc="0C09000F" w:tentative="1">
      <w:start w:val="1"/>
      <w:numFmt w:val="decimal"/>
      <w:lvlText w:val="%4."/>
      <w:lvlJc w:val="left"/>
      <w:pPr>
        <w:ind w:left="2930" w:hanging="360"/>
      </w:pPr>
    </w:lvl>
    <w:lvl w:ilvl="4" w:tplc="0C090019" w:tentative="1">
      <w:start w:val="1"/>
      <w:numFmt w:val="lowerLetter"/>
      <w:lvlText w:val="%5."/>
      <w:lvlJc w:val="left"/>
      <w:pPr>
        <w:ind w:left="3650" w:hanging="360"/>
      </w:pPr>
    </w:lvl>
    <w:lvl w:ilvl="5" w:tplc="0C09001B" w:tentative="1">
      <w:start w:val="1"/>
      <w:numFmt w:val="lowerRoman"/>
      <w:lvlText w:val="%6."/>
      <w:lvlJc w:val="right"/>
      <w:pPr>
        <w:ind w:left="4370" w:hanging="180"/>
      </w:pPr>
    </w:lvl>
    <w:lvl w:ilvl="6" w:tplc="0C09000F" w:tentative="1">
      <w:start w:val="1"/>
      <w:numFmt w:val="decimal"/>
      <w:lvlText w:val="%7."/>
      <w:lvlJc w:val="left"/>
      <w:pPr>
        <w:ind w:left="5090" w:hanging="360"/>
      </w:pPr>
    </w:lvl>
    <w:lvl w:ilvl="7" w:tplc="0C090019" w:tentative="1">
      <w:start w:val="1"/>
      <w:numFmt w:val="lowerLetter"/>
      <w:lvlText w:val="%8."/>
      <w:lvlJc w:val="left"/>
      <w:pPr>
        <w:ind w:left="5810" w:hanging="360"/>
      </w:pPr>
    </w:lvl>
    <w:lvl w:ilvl="8" w:tplc="0C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1" w15:restartNumberingAfterBreak="0">
    <w:nsid w:val="69DC65EB"/>
    <w:multiLevelType w:val="multilevel"/>
    <w:tmpl w:val="9104E3E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DDE3A80"/>
    <w:multiLevelType w:val="hybridMultilevel"/>
    <w:tmpl w:val="16065AC6"/>
    <w:lvl w:ilvl="0" w:tplc="DE645CAA">
      <w:start w:val="1"/>
      <w:numFmt w:val="bullet"/>
      <w:lvlText w:val=""/>
      <w:lvlJc w:val="left"/>
      <w:pPr>
        <w:ind w:left="2428" w:hanging="360"/>
      </w:pPr>
      <w:rPr>
        <w:rFonts w:ascii="Wingdings" w:hAnsi="Wingdings" w:hint="default"/>
        <w:sz w:val="52"/>
        <w:szCs w:val="52"/>
      </w:rPr>
    </w:lvl>
    <w:lvl w:ilvl="1" w:tplc="0C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7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4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88" w:hanging="360"/>
      </w:pPr>
      <w:rPr>
        <w:rFonts w:ascii="Wingdings" w:hAnsi="Wingdings" w:hint="default"/>
      </w:rPr>
    </w:lvl>
  </w:abstractNum>
  <w:num w:numId="1" w16cid:durableId="1765150881">
    <w:abstractNumId w:val="6"/>
  </w:num>
  <w:num w:numId="2" w16cid:durableId="1550220080">
    <w:abstractNumId w:val="14"/>
  </w:num>
  <w:num w:numId="3" w16cid:durableId="255021248">
    <w:abstractNumId w:val="4"/>
  </w:num>
  <w:num w:numId="4" w16cid:durableId="298153608">
    <w:abstractNumId w:val="10"/>
  </w:num>
  <w:num w:numId="5" w16cid:durableId="1705475828">
    <w:abstractNumId w:val="9"/>
  </w:num>
  <w:num w:numId="6" w16cid:durableId="424308913">
    <w:abstractNumId w:val="0"/>
  </w:num>
  <w:num w:numId="7" w16cid:durableId="1129787698">
    <w:abstractNumId w:val="3"/>
  </w:num>
  <w:num w:numId="8" w16cid:durableId="203713769">
    <w:abstractNumId w:val="2"/>
  </w:num>
  <w:num w:numId="9" w16cid:durableId="1323042141">
    <w:abstractNumId w:val="21"/>
  </w:num>
  <w:num w:numId="10" w16cid:durableId="1936673760">
    <w:abstractNumId w:val="1"/>
  </w:num>
  <w:num w:numId="11" w16cid:durableId="2090694247">
    <w:abstractNumId w:val="11"/>
  </w:num>
  <w:num w:numId="12" w16cid:durableId="979724538">
    <w:abstractNumId w:val="5"/>
  </w:num>
  <w:num w:numId="13" w16cid:durableId="34473590">
    <w:abstractNumId w:val="7"/>
  </w:num>
  <w:num w:numId="14" w16cid:durableId="1613122098">
    <w:abstractNumId w:val="12"/>
  </w:num>
  <w:num w:numId="15" w16cid:durableId="309556547">
    <w:abstractNumId w:val="22"/>
  </w:num>
  <w:num w:numId="16" w16cid:durableId="194773217">
    <w:abstractNumId w:val="18"/>
  </w:num>
  <w:num w:numId="17" w16cid:durableId="2034963621">
    <w:abstractNumId w:val="15"/>
  </w:num>
  <w:num w:numId="18" w16cid:durableId="668143151">
    <w:abstractNumId w:val="19"/>
  </w:num>
  <w:num w:numId="19" w16cid:durableId="1080327404">
    <w:abstractNumId w:val="17"/>
  </w:num>
  <w:num w:numId="20" w16cid:durableId="1282153066">
    <w:abstractNumId w:val="8"/>
  </w:num>
  <w:num w:numId="21" w16cid:durableId="1050347004">
    <w:abstractNumId w:val="16"/>
  </w:num>
  <w:num w:numId="22" w16cid:durableId="327292213">
    <w:abstractNumId w:val="20"/>
  </w:num>
  <w:num w:numId="23" w16cid:durableId="15491055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E4"/>
    <w:rsid w:val="00023328"/>
    <w:rsid w:val="00047A14"/>
    <w:rsid w:val="00071E2B"/>
    <w:rsid w:val="000766F0"/>
    <w:rsid w:val="00080B64"/>
    <w:rsid w:val="000A4D07"/>
    <w:rsid w:val="000A59C4"/>
    <w:rsid w:val="000B115A"/>
    <w:rsid w:val="000D0F98"/>
    <w:rsid w:val="000D2787"/>
    <w:rsid w:val="000E0732"/>
    <w:rsid w:val="000E0C37"/>
    <w:rsid w:val="00137B73"/>
    <w:rsid w:val="00187A19"/>
    <w:rsid w:val="001B6D02"/>
    <w:rsid w:val="001C74EA"/>
    <w:rsid w:val="001D478E"/>
    <w:rsid w:val="001F4749"/>
    <w:rsid w:val="00216F61"/>
    <w:rsid w:val="00285042"/>
    <w:rsid w:val="002A6965"/>
    <w:rsid w:val="002B0217"/>
    <w:rsid w:val="002B3B19"/>
    <w:rsid w:val="0031033F"/>
    <w:rsid w:val="00332DFA"/>
    <w:rsid w:val="00336570"/>
    <w:rsid w:val="00342097"/>
    <w:rsid w:val="00343156"/>
    <w:rsid w:val="00345B53"/>
    <w:rsid w:val="003662D1"/>
    <w:rsid w:val="00367458"/>
    <w:rsid w:val="00377415"/>
    <w:rsid w:val="00384408"/>
    <w:rsid w:val="003C7044"/>
    <w:rsid w:val="003E19E4"/>
    <w:rsid w:val="004157A6"/>
    <w:rsid w:val="0045402E"/>
    <w:rsid w:val="004740BC"/>
    <w:rsid w:val="004826F0"/>
    <w:rsid w:val="004D4357"/>
    <w:rsid w:val="004D51CA"/>
    <w:rsid w:val="004D6226"/>
    <w:rsid w:val="004F5D97"/>
    <w:rsid w:val="00500D83"/>
    <w:rsid w:val="00515D28"/>
    <w:rsid w:val="005175B6"/>
    <w:rsid w:val="00525AEE"/>
    <w:rsid w:val="00533640"/>
    <w:rsid w:val="00536870"/>
    <w:rsid w:val="00543719"/>
    <w:rsid w:val="00543B57"/>
    <w:rsid w:val="00553EB9"/>
    <w:rsid w:val="005652E2"/>
    <w:rsid w:val="00574028"/>
    <w:rsid w:val="0058324E"/>
    <w:rsid w:val="00593246"/>
    <w:rsid w:val="005D24AA"/>
    <w:rsid w:val="005D287D"/>
    <w:rsid w:val="005D366E"/>
    <w:rsid w:val="00621147"/>
    <w:rsid w:val="00621799"/>
    <w:rsid w:val="00622EF9"/>
    <w:rsid w:val="006431FB"/>
    <w:rsid w:val="00645D0F"/>
    <w:rsid w:val="00647FC4"/>
    <w:rsid w:val="00653F3A"/>
    <w:rsid w:val="006941CD"/>
    <w:rsid w:val="006E7BDA"/>
    <w:rsid w:val="00701155"/>
    <w:rsid w:val="007222C4"/>
    <w:rsid w:val="0072246E"/>
    <w:rsid w:val="00744E06"/>
    <w:rsid w:val="00757219"/>
    <w:rsid w:val="00765697"/>
    <w:rsid w:val="007B456F"/>
    <w:rsid w:val="007B77DC"/>
    <w:rsid w:val="007C10B5"/>
    <w:rsid w:val="007E78F8"/>
    <w:rsid w:val="007F3DBE"/>
    <w:rsid w:val="00807EC3"/>
    <w:rsid w:val="008111A9"/>
    <w:rsid w:val="00823836"/>
    <w:rsid w:val="008244A3"/>
    <w:rsid w:val="00835639"/>
    <w:rsid w:val="00867394"/>
    <w:rsid w:val="008732CB"/>
    <w:rsid w:val="00873532"/>
    <w:rsid w:val="008779D3"/>
    <w:rsid w:val="008A42E4"/>
    <w:rsid w:val="008A5860"/>
    <w:rsid w:val="008B3685"/>
    <w:rsid w:val="008C4F70"/>
    <w:rsid w:val="008D3EDE"/>
    <w:rsid w:val="00921A99"/>
    <w:rsid w:val="0092467E"/>
    <w:rsid w:val="009457D1"/>
    <w:rsid w:val="00950BEE"/>
    <w:rsid w:val="009579C7"/>
    <w:rsid w:val="009667A8"/>
    <w:rsid w:val="00970C5C"/>
    <w:rsid w:val="009C4F55"/>
    <w:rsid w:val="009D7B93"/>
    <w:rsid w:val="009E3147"/>
    <w:rsid w:val="009E5CC7"/>
    <w:rsid w:val="00A132E0"/>
    <w:rsid w:val="00A33B0B"/>
    <w:rsid w:val="00A3715C"/>
    <w:rsid w:val="00A4697B"/>
    <w:rsid w:val="00A7183C"/>
    <w:rsid w:val="00AA3CAC"/>
    <w:rsid w:val="00AA6E9E"/>
    <w:rsid w:val="00AC6FB0"/>
    <w:rsid w:val="00B416FA"/>
    <w:rsid w:val="00B513B5"/>
    <w:rsid w:val="00B96E5D"/>
    <w:rsid w:val="00BE0E13"/>
    <w:rsid w:val="00BF180B"/>
    <w:rsid w:val="00C145E0"/>
    <w:rsid w:val="00C220B5"/>
    <w:rsid w:val="00C33F4D"/>
    <w:rsid w:val="00C64FAC"/>
    <w:rsid w:val="00C713D0"/>
    <w:rsid w:val="00C87D44"/>
    <w:rsid w:val="00CA1175"/>
    <w:rsid w:val="00CA1685"/>
    <w:rsid w:val="00CE63DA"/>
    <w:rsid w:val="00CF7FBC"/>
    <w:rsid w:val="00D02A98"/>
    <w:rsid w:val="00D07889"/>
    <w:rsid w:val="00D13FC3"/>
    <w:rsid w:val="00DC2182"/>
    <w:rsid w:val="00DE2175"/>
    <w:rsid w:val="00DF5CB3"/>
    <w:rsid w:val="00E421B5"/>
    <w:rsid w:val="00E72A5D"/>
    <w:rsid w:val="00E90259"/>
    <w:rsid w:val="00EB1323"/>
    <w:rsid w:val="00EB5096"/>
    <w:rsid w:val="00EC4EC1"/>
    <w:rsid w:val="00ED4058"/>
    <w:rsid w:val="00F03E95"/>
    <w:rsid w:val="00F206D8"/>
    <w:rsid w:val="00F30D39"/>
    <w:rsid w:val="00F609CB"/>
    <w:rsid w:val="00F67EF3"/>
    <w:rsid w:val="00F70978"/>
    <w:rsid w:val="00F73E9F"/>
    <w:rsid w:val="00FB2911"/>
    <w:rsid w:val="00FB7BCD"/>
    <w:rsid w:val="00FC2E08"/>
    <w:rsid w:val="00FD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D8B2"/>
  <w15:chartTrackingRefBased/>
  <w15:docId w15:val="{27AAB725-4D03-4060-BA1E-1B183DF8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9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1CA"/>
    <w:pPr>
      <w:ind w:left="720"/>
      <w:contextualSpacing/>
    </w:pPr>
  </w:style>
  <w:style w:type="table" w:styleId="TableGrid">
    <w:name w:val="Table Grid"/>
    <w:basedOn w:val="TableNormal"/>
    <w:uiPriority w:val="39"/>
    <w:rsid w:val="009E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B36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74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02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246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">
    <w:name w:val="Grid Table 4"/>
    <w:basedOn w:val="TableNormal"/>
    <w:uiPriority w:val="49"/>
    <w:rsid w:val="000E07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0E073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47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09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1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diagramQuickStyle" Target="diagrams/quickStyle1.xml"/><Relationship Id="rId39" Type="http://schemas.openxmlformats.org/officeDocument/2006/relationships/image" Target="media/image20.png"/><Relationship Id="rId21" Type="http://schemas.openxmlformats.org/officeDocument/2006/relationships/chart" Target="charts/chart1.xml"/><Relationship Id="rId34" Type="http://schemas.openxmlformats.org/officeDocument/2006/relationships/image" Target="media/image17.jpeg"/><Relationship Id="rId42" Type="http://schemas.openxmlformats.org/officeDocument/2006/relationships/image" Target="media/image23.svg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Languages_of_Africa" TargetMode="External"/><Relationship Id="rId24" Type="http://schemas.openxmlformats.org/officeDocument/2006/relationships/diagramData" Target="diagrams/data1.xml"/><Relationship Id="rId32" Type="http://schemas.openxmlformats.org/officeDocument/2006/relationships/image" Target="media/image15.jpeg"/><Relationship Id="rId37" Type="http://schemas.microsoft.com/office/2017/06/relationships/model3d" Target="media/model3d4.glb"/><Relationship Id="rId40" Type="http://schemas.openxmlformats.org/officeDocument/2006/relationships/image" Target="media/image21.sv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microsoft.com/office/2007/relationships/diagramDrawing" Target="diagrams/drawing1.xml"/><Relationship Id="rId36" Type="http://schemas.openxmlformats.org/officeDocument/2006/relationships/chart" Target="charts/chart2.xml"/><Relationship Id="rId10" Type="http://schemas.openxmlformats.org/officeDocument/2006/relationships/hyperlink" Target="https://en.wikipedia.org/wiki/Late_Latin" TargetMode="External"/><Relationship Id="rId19" Type="http://schemas.microsoft.com/office/2017/06/relationships/model3d" Target="media/model3d2.glb"/><Relationship Id="rId31" Type="http://schemas.openxmlformats.org/officeDocument/2006/relationships/image" Target="media/image14.png"/><Relationship Id="rId44" Type="http://schemas.openxmlformats.org/officeDocument/2006/relationships/image" Target="media/image25.sv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Old_English" TargetMode="External"/><Relationship Id="rId14" Type="http://schemas.openxmlformats.org/officeDocument/2006/relationships/image" Target="media/image7.svg"/><Relationship Id="rId22" Type="http://schemas.microsoft.com/office/2017/06/relationships/model3d" Target="media/model3d3.glb"/><Relationship Id="rId27" Type="http://schemas.openxmlformats.org/officeDocument/2006/relationships/diagramColors" Target="diagrams/colors1.xml"/><Relationship Id="rId30" Type="http://schemas.microsoft.com/office/2007/relationships/hdphoto" Target="media/hdphoto1.wdp"/><Relationship Id="rId35" Type="http://schemas.openxmlformats.org/officeDocument/2006/relationships/image" Target="media/image18.jpeg"/><Relationship Id="rId43" Type="http://schemas.openxmlformats.org/officeDocument/2006/relationships/image" Target="media/image24.png"/><Relationship Id="rId8" Type="http://schemas.openxmlformats.org/officeDocument/2006/relationships/image" Target="media/image4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7/06/relationships/model3d" Target="media/model3d1.glb"/><Relationship Id="rId25" Type="http://schemas.openxmlformats.org/officeDocument/2006/relationships/diagramLayout" Target="diagrams/layout1.xml"/><Relationship Id="rId33" Type="http://schemas.openxmlformats.org/officeDocument/2006/relationships/image" Target="media/image16.jpeg"/><Relationship Id="rId38" Type="http://schemas.openxmlformats.org/officeDocument/2006/relationships/image" Target="media/image1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5.0925925925925923E-2"/>
          <c:y val="0.25432539682539684"/>
          <c:w val="0.94907407407407407"/>
          <c:h val="0.7183923884514436"/>
        </c:manualLayout>
      </c:layout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hello kitty </c:v>
                </c:pt>
              </c:strCache>
            </c:strRef>
          </c:tx>
          <c:explosion val="2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EE3C-483A-B542-6F4B704CA212}"/>
              </c:ext>
            </c:extLst>
          </c:dPt>
          <c:dPt>
            <c:idx val="1"/>
            <c:bubble3D val="0"/>
            <c:explosion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F09-47C2-B84E-B9D4D58D867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EE3C-483A-B542-6F4B704CA21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EE3C-483A-B542-6F4B704CA212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09-47C2-B84E-B9D4D58D86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  <a:sp3d contourW="9525">
              <a:contourClr>
                <a:schemeClr val="accent1">
                  <a:shade val="95000"/>
                </a:schemeClr>
              </a:contourClr>
            </a:sp3d>
          </c:spPr>
          <c:invertIfNegative val="0"/>
          <c:cat>
            <c:strRef>
              <c:f>Sheet1!$A$2:$A$5</c:f>
              <c:strCache>
                <c:ptCount val="2"/>
                <c:pt idx="1">
                  <c:v>  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59-459F-BF17-252C39E662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  <a:sp3d contourW="9525">
              <a:contourClr>
                <a:schemeClr val="accent2">
                  <a:shade val="95000"/>
                </a:schemeClr>
              </a:contourClr>
            </a:sp3d>
          </c:spPr>
          <c:invertIfNegative val="0"/>
          <c:cat>
            <c:strRef>
              <c:f>Sheet1!$A$2:$A$5</c:f>
              <c:strCache>
                <c:ptCount val="2"/>
                <c:pt idx="1">
                  <c:v>  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59-459F-BF17-252C39E662E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  <a:sp3d contourW="9525">
              <a:contourClr>
                <a:schemeClr val="accent3">
                  <a:shade val="95000"/>
                </a:schemeClr>
              </a:contourClr>
            </a:sp3d>
          </c:spPr>
          <c:invertIfNegative val="0"/>
          <c:cat>
            <c:strRef>
              <c:f>Sheet1!$A$2:$A$5</c:f>
              <c:strCache>
                <c:ptCount val="2"/>
                <c:pt idx="1">
                  <c:v>  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059-459F-BF17-252C39E662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4772512"/>
        <c:axId val="374147696"/>
        <c:axId val="2137824832"/>
      </c:bar3DChart>
      <c:catAx>
        <c:axId val="84772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4147696"/>
        <c:crosses val="autoZero"/>
        <c:auto val="1"/>
        <c:lblAlgn val="ctr"/>
        <c:lblOffset val="100"/>
        <c:noMultiLvlLbl val="0"/>
      </c:catAx>
      <c:valAx>
        <c:axId val="374147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772512"/>
        <c:crosses val="autoZero"/>
        <c:crossBetween val="between"/>
      </c:valAx>
      <c:serAx>
        <c:axId val="213782483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4147696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2">
        <a:shade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1NoLn">
    <dgm:fillClrLst>
      <a:schemeClr val="accent2">
        <a:shade val="80000"/>
      </a:schemeClr>
      <a:schemeClr val="accent2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>
      <a:schemeClr val="accent2">
        <a:tint val="75000"/>
      </a:schemeClr>
      <a:schemeClr val="accent2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2NoLn">
    <dgm:fillClrLst>
      <a:schemeClr val="accent2">
        <a:tint val="99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NoLn">
    <dgm:fillClrLst>
      <a:schemeClr val="accent2">
        <a:tint val="8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4NoLn">
    <dgm:fillClrLst>
      <a:schemeClr val="accent2">
        <a:tint val="70000"/>
      </a:schemeClr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C0B13F-68A0-4325-92CC-C594DA01B8BE}" type="doc">
      <dgm:prSet loTypeId="urn:microsoft.com/office/officeart/2005/8/layout/funnel1" loCatId="process" qsTypeId="urn:microsoft.com/office/officeart/2005/8/quickstyle/simple5" qsCatId="simple" csTypeId="urn:microsoft.com/office/officeart/2005/8/colors/accent2_3" csCatId="accent2" phldr="1"/>
      <dgm:spPr/>
      <dgm:t>
        <a:bodyPr/>
        <a:lstStyle/>
        <a:p>
          <a:endParaRPr lang="en-AU"/>
        </a:p>
      </dgm:t>
    </dgm:pt>
    <dgm:pt modelId="{D47F609D-9726-47F9-9AAF-F87933886494}">
      <dgm:prSet phldrT="[Text]"/>
      <dgm:spPr/>
      <dgm:t>
        <a:bodyPr/>
        <a:lstStyle/>
        <a:p>
          <a:r>
            <a:rPr lang="en-AU"/>
            <a:t>1</a:t>
          </a:r>
        </a:p>
      </dgm:t>
    </dgm:pt>
    <dgm:pt modelId="{82F22D8D-832E-484C-A2BF-3C92D78E35BE}" type="parTrans" cxnId="{A14B2B6D-D5CC-4C51-8003-6EC50629FADA}">
      <dgm:prSet/>
      <dgm:spPr/>
      <dgm:t>
        <a:bodyPr/>
        <a:lstStyle/>
        <a:p>
          <a:endParaRPr lang="en-AU"/>
        </a:p>
      </dgm:t>
    </dgm:pt>
    <dgm:pt modelId="{7A9422F9-739D-4B11-9038-0B739AE0C11D}" type="sibTrans" cxnId="{A14B2B6D-D5CC-4C51-8003-6EC50629FADA}">
      <dgm:prSet/>
      <dgm:spPr/>
      <dgm:t>
        <a:bodyPr/>
        <a:lstStyle/>
        <a:p>
          <a:endParaRPr lang="en-AU"/>
        </a:p>
      </dgm:t>
    </dgm:pt>
    <dgm:pt modelId="{8BFCA9C7-E8E4-4079-8400-72E21E79CFCA}">
      <dgm:prSet phldrT="[Text]"/>
      <dgm:spPr/>
      <dgm:t>
        <a:bodyPr/>
        <a:lstStyle/>
        <a:p>
          <a:r>
            <a:rPr lang="en-AU"/>
            <a:t>2</a:t>
          </a:r>
        </a:p>
      </dgm:t>
    </dgm:pt>
    <dgm:pt modelId="{573700AC-95DF-4705-9ADE-18146E69C493}" type="parTrans" cxnId="{5EF79DEC-15A4-490A-9373-E830605BB8C9}">
      <dgm:prSet/>
      <dgm:spPr/>
      <dgm:t>
        <a:bodyPr/>
        <a:lstStyle/>
        <a:p>
          <a:endParaRPr lang="en-AU"/>
        </a:p>
      </dgm:t>
    </dgm:pt>
    <dgm:pt modelId="{55657652-59FA-48E1-B9CA-E770D6F78810}" type="sibTrans" cxnId="{5EF79DEC-15A4-490A-9373-E830605BB8C9}">
      <dgm:prSet/>
      <dgm:spPr/>
      <dgm:t>
        <a:bodyPr/>
        <a:lstStyle/>
        <a:p>
          <a:endParaRPr lang="en-AU"/>
        </a:p>
      </dgm:t>
    </dgm:pt>
    <dgm:pt modelId="{0710C7B3-66C9-4D67-864E-A0D1459EF392}">
      <dgm:prSet phldrT="[Text]"/>
      <dgm:spPr/>
      <dgm:t>
        <a:bodyPr/>
        <a:lstStyle/>
        <a:p>
          <a:r>
            <a:rPr lang="en-AU"/>
            <a:t>3</a:t>
          </a:r>
        </a:p>
      </dgm:t>
    </dgm:pt>
    <dgm:pt modelId="{9F447F9A-5E74-4796-83A2-F91F16F7C247}" type="parTrans" cxnId="{4C25C118-02F6-4869-A1A2-DA2D7A2DC651}">
      <dgm:prSet/>
      <dgm:spPr/>
      <dgm:t>
        <a:bodyPr/>
        <a:lstStyle/>
        <a:p>
          <a:endParaRPr lang="en-AU"/>
        </a:p>
      </dgm:t>
    </dgm:pt>
    <dgm:pt modelId="{95E93559-9829-494F-891D-0B0D241E7BD5}" type="sibTrans" cxnId="{4C25C118-02F6-4869-A1A2-DA2D7A2DC651}">
      <dgm:prSet/>
      <dgm:spPr/>
      <dgm:t>
        <a:bodyPr/>
        <a:lstStyle/>
        <a:p>
          <a:endParaRPr lang="en-AU"/>
        </a:p>
      </dgm:t>
    </dgm:pt>
    <dgm:pt modelId="{3BB72059-F369-430E-8587-F4007516C4D1}">
      <dgm:prSet phldrT="[Text]"/>
      <dgm:spPr/>
      <dgm:t>
        <a:bodyPr/>
        <a:lstStyle/>
        <a:p>
          <a:r>
            <a:rPr lang="en-AU"/>
            <a:t>N</a:t>
          </a:r>
        </a:p>
      </dgm:t>
    </dgm:pt>
    <dgm:pt modelId="{0EF723DB-A25D-4CA2-8F13-B3E65A2DE43D}" type="parTrans" cxnId="{08509447-D5F8-4AE5-968A-131E69C79BD5}">
      <dgm:prSet/>
      <dgm:spPr/>
      <dgm:t>
        <a:bodyPr/>
        <a:lstStyle/>
        <a:p>
          <a:endParaRPr lang="en-AU"/>
        </a:p>
      </dgm:t>
    </dgm:pt>
    <dgm:pt modelId="{BDF40EB1-4050-46B7-B0EC-DB62A520ED42}" type="sibTrans" cxnId="{08509447-D5F8-4AE5-968A-131E69C79BD5}">
      <dgm:prSet/>
      <dgm:spPr/>
      <dgm:t>
        <a:bodyPr/>
        <a:lstStyle/>
        <a:p>
          <a:endParaRPr lang="en-AU"/>
        </a:p>
      </dgm:t>
    </dgm:pt>
    <dgm:pt modelId="{3F4E8915-43D4-4342-AA87-E26D3F66FDA7}" type="pres">
      <dgm:prSet presAssocID="{85C0B13F-68A0-4325-92CC-C594DA01B8BE}" presName="Name0" presStyleCnt="0">
        <dgm:presLayoutVars>
          <dgm:chMax val="4"/>
          <dgm:resizeHandles val="exact"/>
        </dgm:presLayoutVars>
      </dgm:prSet>
      <dgm:spPr/>
    </dgm:pt>
    <dgm:pt modelId="{C4F88568-2DBC-4129-A678-A40B8DFFC600}" type="pres">
      <dgm:prSet presAssocID="{85C0B13F-68A0-4325-92CC-C594DA01B8BE}" presName="ellipse" presStyleLbl="trBgShp" presStyleIdx="0" presStyleCnt="1"/>
      <dgm:spPr/>
    </dgm:pt>
    <dgm:pt modelId="{347D9795-9461-4D99-A93C-372AD3158EC5}" type="pres">
      <dgm:prSet presAssocID="{85C0B13F-68A0-4325-92CC-C594DA01B8BE}" presName="arrow1" presStyleLbl="fgShp" presStyleIdx="0" presStyleCnt="1"/>
      <dgm:spPr/>
    </dgm:pt>
    <dgm:pt modelId="{3F25D391-7046-44B7-8C3B-9E7A74A24864}" type="pres">
      <dgm:prSet presAssocID="{85C0B13F-68A0-4325-92CC-C594DA01B8BE}" presName="rectangle" presStyleLbl="revTx" presStyleIdx="0" presStyleCnt="1">
        <dgm:presLayoutVars>
          <dgm:bulletEnabled val="1"/>
        </dgm:presLayoutVars>
      </dgm:prSet>
      <dgm:spPr/>
    </dgm:pt>
    <dgm:pt modelId="{9011ADC2-559D-4CC8-9519-42BDCB8D6154}" type="pres">
      <dgm:prSet presAssocID="{8BFCA9C7-E8E4-4079-8400-72E21E79CFCA}" presName="item1" presStyleLbl="node1" presStyleIdx="0" presStyleCnt="3">
        <dgm:presLayoutVars>
          <dgm:bulletEnabled val="1"/>
        </dgm:presLayoutVars>
      </dgm:prSet>
      <dgm:spPr/>
    </dgm:pt>
    <dgm:pt modelId="{605DDE17-17AD-48FE-BC61-B388E9833967}" type="pres">
      <dgm:prSet presAssocID="{0710C7B3-66C9-4D67-864E-A0D1459EF392}" presName="item2" presStyleLbl="node1" presStyleIdx="1" presStyleCnt="3">
        <dgm:presLayoutVars>
          <dgm:bulletEnabled val="1"/>
        </dgm:presLayoutVars>
      </dgm:prSet>
      <dgm:spPr/>
    </dgm:pt>
    <dgm:pt modelId="{7C713A50-D5E7-4A32-BB79-E18FE0C5D737}" type="pres">
      <dgm:prSet presAssocID="{3BB72059-F369-430E-8587-F4007516C4D1}" presName="item3" presStyleLbl="node1" presStyleIdx="2" presStyleCnt="3">
        <dgm:presLayoutVars>
          <dgm:bulletEnabled val="1"/>
        </dgm:presLayoutVars>
      </dgm:prSet>
      <dgm:spPr/>
    </dgm:pt>
    <dgm:pt modelId="{FADD2986-6091-41A4-B686-060BECBF65AF}" type="pres">
      <dgm:prSet presAssocID="{85C0B13F-68A0-4325-92CC-C594DA01B8BE}" presName="funnel" presStyleLbl="trAlignAcc1" presStyleIdx="0" presStyleCnt="1" custLinFactNeighborX="1361" custLinFactNeighborY="850"/>
      <dgm:spPr/>
    </dgm:pt>
  </dgm:ptLst>
  <dgm:cxnLst>
    <dgm:cxn modelId="{FA8A1D08-CA17-4241-9CE4-4CEB6FC21568}" type="presOf" srcId="{3BB72059-F369-430E-8587-F4007516C4D1}" destId="{3F25D391-7046-44B7-8C3B-9E7A74A24864}" srcOrd="0" destOrd="0" presId="urn:microsoft.com/office/officeart/2005/8/layout/funnel1"/>
    <dgm:cxn modelId="{4C25C118-02F6-4869-A1A2-DA2D7A2DC651}" srcId="{85C0B13F-68A0-4325-92CC-C594DA01B8BE}" destId="{0710C7B3-66C9-4D67-864E-A0D1459EF392}" srcOrd="2" destOrd="0" parTransId="{9F447F9A-5E74-4796-83A2-F91F16F7C247}" sibTransId="{95E93559-9829-494F-891D-0B0D241E7BD5}"/>
    <dgm:cxn modelId="{354B8029-347D-4680-A1D7-72540DC28EC2}" type="presOf" srcId="{85C0B13F-68A0-4325-92CC-C594DA01B8BE}" destId="{3F4E8915-43D4-4342-AA87-E26D3F66FDA7}" srcOrd="0" destOrd="0" presId="urn:microsoft.com/office/officeart/2005/8/layout/funnel1"/>
    <dgm:cxn modelId="{08509447-D5F8-4AE5-968A-131E69C79BD5}" srcId="{85C0B13F-68A0-4325-92CC-C594DA01B8BE}" destId="{3BB72059-F369-430E-8587-F4007516C4D1}" srcOrd="3" destOrd="0" parTransId="{0EF723DB-A25D-4CA2-8F13-B3E65A2DE43D}" sibTransId="{BDF40EB1-4050-46B7-B0EC-DB62A520ED42}"/>
    <dgm:cxn modelId="{A14B2B6D-D5CC-4C51-8003-6EC50629FADA}" srcId="{85C0B13F-68A0-4325-92CC-C594DA01B8BE}" destId="{D47F609D-9726-47F9-9AAF-F87933886494}" srcOrd="0" destOrd="0" parTransId="{82F22D8D-832E-484C-A2BF-3C92D78E35BE}" sibTransId="{7A9422F9-739D-4B11-9038-0B739AE0C11D}"/>
    <dgm:cxn modelId="{B80DF8B5-2C3B-4E09-8A9A-297BE21334EC}" type="presOf" srcId="{8BFCA9C7-E8E4-4079-8400-72E21E79CFCA}" destId="{605DDE17-17AD-48FE-BC61-B388E9833967}" srcOrd="0" destOrd="0" presId="urn:microsoft.com/office/officeart/2005/8/layout/funnel1"/>
    <dgm:cxn modelId="{FFCB8ACD-102B-4CCB-B13D-76242AA8F5B8}" type="presOf" srcId="{D47F609D-9726-47F9-9AAF-F87933886494}" destId="{7C713A50-D5E7-4A32-BB79-E18FE0C5D737}" srcOrd="0" destOrd="0" presId="urn:microsoft.com/office/officeart/2005/8/layout/funnel1"/>
    <dgm:cxn modelId="{444026E8-9495-4F5C-951F-060197439CB2}" type="presOf" srcId="{0710C7B3-66C9-4D67-864E-A0D1459EF392}" destId="{9011ADC2-559D-4CC8-9519-42BDCB8D6154}" srcOrd="0" destOrd="0" presId="urn:microsoft.com/office/officeart/2005/8/layout/funnel1"/>
    <dgm:cxn modelId="{5EF79DEC-15A4-490A-9373-E830605BB8C9}" srcId="{85C0B13F-68A0-4325-92CC-C594DA01B8BE}" destId="{8BFCA9C7-E8E4-4079-8400-72E21E79CFCA}" srcOrd="1" destOrd="0" parTransId="{573700AC-95DF-4705-9ADE-18146E69C493}" sibTransId="{55657652-59FA-48E1-B9CA-E770D6F78810}"/>
    <dgm:cxn modelId="{3FEB27F3-A5F5-4D07-B51A-6941DF6DCE33}" type="presParOf" srcId="{3F4E8915-43D4-4342-AA87-E26D3F66FDA7}" destId="{C4F88568-2DBC-4129-A678-A40B8DFFC600}" srcOrd="0" destOrd="0" presId="urn:microsoft.com/office/officeart/2005/8/layout/funnel1"/>
    <dgm:cxn modelId="{FEFF9810-2EB9-4FEC-956D-A0E5092B96C0}" type="presParOf" srcId="{3F4E8915-43D4-4342-AA87-E26D3F66FDA7}" destId="{347D9795-9461-4D99-A93C-372AD3158EC5}" srcOrd="1" destOrd="0" presId="urn:microsoft.com/office/officeart/2005/8/layout/funnel1"/>
    <dgm:cxn modelId="{281CE953-866F-4C17-81DE-3E79146E8073}" type="presParOf" srcId="{3F4E8915-43D4-4342-AA87-E26D3F66FDA7}" destId="{3F25D391-7046-44B7-8C3B-9E7A74A24864}" srcOrd="2" destOrd="0" presId="urn:microsoft.com/office/officeart/2005/8/layout/funnel1"/>
    <dgm:cxn modelId="{78D55299-6C5E-4AD1-93AF-A5C5242DF7B8}" type="presParOf" srcId="{3F4E8915-43D4-4342-AA87-E26D3F66FDA7}" destId="{9011ADC2-559D-4CC8-9519-42BDCB8D6154}" srcOrd="3" destOrd="0" presId="urn:microsoft.com/office/officeart/2005/8/layout/funnel1"/>
    <dgm:cxn modelId="{69A5A7B4-5129-4A5B-829F-067381A1D7C4}" type="presParOf" srcId="{3F4E8915-43D4-4342-AA87-E26D3F66FDA7}" destId="{605DDE17-17AD-48FE-BC61-B388E9833967}" srcOrd="4" destOrd="0" presId="urn:microsoft.com/office/officeart/2005/8/layout/funnel1"/>
    <dgm:cxn modelId="{8C3B674C-2498-4378-93BE-4DA807DC3401}" type="presParOf" srcId="{3F4E8915-43D4-4342-AA87-E26D3F66FDA7}" destId="{7C713A50-D5E7-4A32-BB79-E18FE0C5D737}" srcOrd="5" destOrd="0" presId="urn:microsoft.com/office/officeart/2005/8/layout/funnel1"/>
    <dgm:cxn modelId="{844DD40E-CD5B-4388-A71E-6D2AB7A498B0}" type="presParOf" srcId="{3F4E8915-43D4-4342-AA87-E26D3F66FDA7}" destId="{FADD2986-6091-41A4-B686-060BECBF65AF}" srcOrd="6" destOrd="0" presId="urn:microsoft.com/office/officeart/2005/8/layout/funnel1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4F88568-2DBC-4129-A678-A40B8DFFC600}">
      <dsp:nvSpPr>
        <dsp:cNvPr id="0" name=""/>
        <dsp:cNvSpPr/>
      </dsp:nvSpPr>
      <dsp:spPr>
        <a:xfrm>
          <a:off x="1449038" y="130016"/>
          <a:ext cx="2580322" cy="896112"/>
        </a:xfrm>
        <a:prstGeom prst="ellipse">
          <a:avLst/>
        </a:prstGeom>
        <a:solidFill>
          <a:schemeClr val="accent2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47D9795-9461-4D99-A93C-372AD3158EC5}">
      <dsp:nvSpPr>
        <dsp:cNvPr id="0" name=""/>
        <dsp:cNvSpPr/>
      </dsp:nvSpPr>
      <dsp:spPr>
        <a:xfrm>
          <a:off x="2493168" y="2324290"/>
          <a:ext cx="500062" cy="320040"/>
        </a:xfrm>
        <a:prstGeom prst="downArrow">
          <a:avLst/>
        </a:prstGeom>
        <a:gradFill rotWithShape="0">
          <a:gsLst>
            <a:gs pos="0">
              <a:schemeClr val="accent2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/>
      </dsp:style>
    </dsp:sp>
    <dsp:sp modelId="{3F25D391-7046-44B7-8C3B-9E7A74A24864}">
      <dsp:nvSpPr>
        <dsp:cNvPr id="0" name=""/>
        <dsp:cNvSpPr/>
      </dsp:nvSpPr>
      <dsp:spPr>
        <a:xfrm>
          <a:off x="1543049" y="2580322"/>
          <a:ext cx="2400300" cy="60007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9352" tIns="149352" rIns="149352" bIns="149352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100" kern="1200"/>
            <a:t>N</a:t>
          </a:r>
        </a:p>
      </dsp:txBody>
      <dsp:txXfrm>
        <a:off x="1543049" y="2580322"/>
        <a:ext cx="2400300" cy="600075"/>
      </dsp:txXfrm>
    </dsp:sp>
    <dsp:sp modelId="{9011ADC2-559D-4CC8-9519-42BDCB8D6154}">
      <dsp:nvSpPr>
        <dsp:cNvPr id="0" name=""/>
        <dsp:cNvSpPr/>
      </dsp:nvSpPr>
      <dsp:spPr>
        <a:xfrm>
          <a:off x="2387155" y="1095336"/>
          <a:ext cx="900112" cy="900112"/>
        </a:xfrm>
        <a:prstGeom prst="ellipse">
          <a:avLst/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3</a:t>
          </a:r>
        </a:p>
      </dsp:txBody>
      <dsp:txXfrm>
        <a:off x="2518973" y="1227154"/>
        <a:ext cx="636476" cy="636476"/>
      </dsp:txXfrm>
    </dsp:sp>
    <dsp:sp modelId="{605DDE17-17AD-48FE-BC61-B388E9833967}">
      <dsp:nvSpPr>
        <dsp:cNvPr id="0" name=""/>
        <dsp:cNvSpPr/>
      </dsp:nvSpPr>
      <dsp:spPr>
        <a:xfrm>
          <a:off x="1743075" y="420052"/>
          <a:ext cx="900112" cy="900112"/>
        </a:xfrm>
        <a:prstGeom prst="ellipse">
          <a:avLst/>
        </a:prstGeom>
        <a:gradFill rotWithShape="0">
          <a:gsLst>
            <a:gs pos="0">
              <a:schemeClr val="accent2">
                <a:shade val="80000"/>
                <a:hueOff val="-240708"/>
                <a:satOff val="5083"/>
                <a:lumOff val="1354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shade val="80000"/>
                <a:hueOff val="-240708"/>
                <a:satOff val="5083"/>
                <a:lumOff val="1354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shade val="80000"/>
                <a:hueOff val="-240708"/>
                <a:satOff val="5083"/>
                <a:lumOff val="1354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2</a:t>
          </a:r>
        </a:p>
      </dsp:txBody>
      <dsp:txXfrm>
        <a:off x="1874893" y="551870"/>
        <a:ext cx="636476" cy="636476"/>
      </dsp:txXfrm>
    </dsp:sp>
    <dsp:sp modelId="{7C713A50-D5E7-4A32-BB79-E18FE0C5D737}">
      <dsp:nvSpPr>
        <dsp:cNvPr id="0" name=""/>
        <dsp:cNvSpPr/>
      </dsp:nvSpPr>
      <dsp:spPr>
        <a:xfrm>
          <a:off x="2663190" y="202425"/>
          <a:ext cx="900112" cy="900112"/>
        </a:xfrm>
        <a:prstGeom prst="ellipse">
          <a:avLst/>
        </a:prstGeom>
        <a:gradFill rotWithShape="0">
          <a:gsLst>
            <a:gs pos="0">
              <a:schemeClr val="accent2">
                <a:shade val="80000"/>
                <a:hueOff val="-481415"/>
                <a:satOff val="10166"/>
                <a:lumOff val="2708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shade val="80000"/>
                <a:hueOff val="-481415"/>
                <a:satOff val="10166"/>
                <a:lumOff val="2708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shade val="80000"/>
                <a:hueOff val="-481415"/>
                <a:satOff val="10166"/>
                <a:lumOff val="2708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1689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3800" kern="1200"/>
            <a:t>1</a:t>
          </a:r>
        </a:p>
      </dsp:txBody>
      <dsp:txXfrm>
        <a:off x="2795008" y="334243"/>
        <a:ext cx="636476" cy="636476"/>
      </dsp:txXfrm>
    </dsp:sp>
    <dsp:sp modelId="{FADD2986-6091-41A4-B686-060BECBF65AF}">
      <dsp:nvSpPr>
        <dsp:cNvPr id="0" name=""/>
        <dsp:cNvSpPr/>
      </dsp:nvSpPr>
      <dsp:spPr>
        <a:xfrm>
          <a:off x="1381137" y="39044"/>
          <a:ext cx="2800350" cy="2240280"/>
        </a:xfrm>
        <a:prstGeom prst="funnel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funnel1">
  <dgm:title val=""/>
  <dgm:desc val=""/>
  <dgm:catLst>
    <dgm:cat type="relationship" pri="2000"/>
    <dgm:cat type="process" pri="2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4"/>
      <dgm:resizeHandles val="exact"/>
    </dgm:varLst>
    <dgm:alg type="composite">
      <dgm:param type="ar" val="1.25"/>
    </dgm:alg>
    <dgm:shape xmlns:r="http://schemas.openxmlformats.org/officeDocument/2006/relationships" r:blip="">
      <dgm:adjLst/>
    </dgm:shape>
    <dgm:presOf/>
    <dgm:choose name="Name1">
      <dgm:if name="Name2" axis="ch" ptType="node" func="cnt" op="equ" val="2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w" for="ch" forName="item1" refType="w" fact="0.35"/>
          <dgm:constr type="h" for="ch" forName="item1" refType="w" fact="0.35"/>
          <dgm:constr type="t" for="ch" forName="item1" refType="h" fact="0.05"/>
          <dgm:constr type="l" for="ch" forName="item1" refType="w" fact="0.125"/>
          <dgm:constr type="primFontSz" for="ch" forName="item1" op="equ" val="65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if>
      <dgm:else name="Name3">
        <dgm:constrLst>
          <dgm:constr type="w" for="ch" forName="ellipse" refType="w" fact="0.645"/>
          <dgm:constr type="h" for="ch" forName="ellipse" refType="h" fact="0.28"/>
          <dgm:constr type="t" for="ch" forName="ellipse" refType="w" fact="0.0275"/>
          <dgm:constr type="l" for="ch" forName="ellipse" refType="w" fact="0.0265"/>
          <dgm:constr type="w" for="ch" forName="arrow1" refType="w" fact="0.125"/>
          <dgm:constr type="h" for="ch" forName="arrow1" refType="h" fact="0.1"/>
          <dgm:constr type="t" for="ch" forName="arrow1" refType="h" fact="0.72"/>
          <dgm:constr type="l" for="ch" forName="arrow1" refType="w" fact="0.2875"/>
          <dgm:constr type="w" for="ch" forName="rectangle" refType="w" fact="0.6"/>
          <dgm:constr type="h" for="ch" forName="rectangle" refType="w" refFor="ch" refForName="rectangle" fact="0.25"/>
          <dgm:constr type="t" for="ch" forName="rectangle" refType="h" fact="0.8"/>
          <dgm:constr type="l" for="ch" forName="rectangle" refType="w" fact="0.05"/>
          <dgm:constr type="primFontSz" for="ch" forName="rectangle" val="65"/>
          <dgm:constr type="w" for="ch" forName="item1" refType="w" fact="0.225"/>
          <dgm:constr type="h" for="ch" forName="item1" refType="w" fact="0.225"/>
          <dgm:constr type="t" for="ch" forName="item1" refType="h" fact="0.336"/>
          <dgm:constr type="l" for="ch" forName="item1" refType="w" fact="0.261"/>
          <dgm:constr type="primFontSz" for="ch" forName="item1" val="65"/>
          <dgm:constr type="w" for="ch" forName="item2" refType="w" fact="0.225"/>
          <dgm:constr type="h" for="ch" forName="item2" refType="w" fact="0.225"/>
          <dgm:constr type="t" for="ch" forName="item2" refType="h" fact="0.125"/>
          <dgm:constr type="l" for="ch" forName="item2" refType="w" fact="0.1"/>
          <dgm:constr type="primFontSz" for="ch" forName="item2" refType="primFontSz" refFor="ch" refForName="item1" op="equ"/>
          <dgm:constr type="w" for="ch" forName="item3" refType="w" fact="0.225"/>
          <dgm:constr type="h" for="ch" forName="item3" refType="w" fact="0.225"/>
          <dgm:constr type="t" for="ch" forName="item3" refType="h" fact="0.057"/>
          <dgm:constr type="l" for="ch" forName="item3" refType="w" fact="0.33"/>
          <dgm:constr type="primFontSz" for="ch" forName="item3" refType="primFontSz" refFor="ch" refForName="item1" op="equ"/>
          <dgm:constr type="w" for="ch" forName="funnel" refType="w" fact="0.7"/>
          <dgm:constr type="h" for="ch" forName="funnel" refType="h" fact="0.7"/>
          <dgm:constr type="t" for="ch" forName="funnel"/>
          <dgm:constr type="l" for="ch" forName="funnel"/>
        </dgm:constrLst>
      </dgm:else>
    </dgm:choose>
    <dgm:ruleLst/>
    <dgm:choose name="Name4">
      <dgm:if name="Name5" axis="ch" ptType="node" func="cnt" op="gte" val="1">
        <dgm:layoutNode name="ellipse" styleLbl="trBgShp">
          <dgm:alg type="sp"/>
          <dgm:shape xmlns:r="http://schemas.openxmlformats.org/officeDocument/2006/relationships" type="ellipse" r:blip="">
            <dgm:adjLst/>
          </dgm:shape>
          <dgm:presOf/>
          <dgm:constrLst/>
          <dgm:ruleLst/>
        </dgm:layoutNode>
        <dgm:layoutNode name="arrow1" styleLbl="fgShp">
          <dgm:alg type="sp"/>
          <dgm:shape xmlns:r="http://schemas.openxmlformats.org/officeDocument/2006/relationships" type="downArrow" r:blip="">
            <dgm:adjLst/>
          </dgm:shape>
          <dgm:presOf/>
          <dgm:constrLst/>
          <dgm:ruleLst/>
        </dgm:layoutNode>
        <dgm:layoutNode name="rectangle" styleLbl="revTx">
          <dgm:varLst>
            <dgm:bulletEnabled val="1"/>
          </dgm:varLst>
          <dgm:alg type="tx">
            <dgm:param type="txAnchorHorzCh" val="ctr"/>
          </dgm:alg>
          <dgm:shape xmlns:r="http://schemas.openxmlformats.org/officeDocument/2006/relationships" type="rect" r:blip="">
            <dgm:adjLst/>
          </dgm:shape>
          <dgm:choose name="Name6">
            <dgm:if name="Name7" axis="ch" ptType="node" func="cnt" op="equ" val="1">
              <dgm:presOf axis="ch desOrSelf" ptType="node node" st="1 1" cnt="1 0"/>
            </dgm:if>
            <dgm:if name="Name8" axis="ch" ptType="node" func="cnt" op="equ" val="2">
              <dgm:presOf axis="ch desOrSelf" ptType="node node" st="2 1" cnt="1 0"/>
            </dgm:if>
            <dgm:if name="Name9" axis="ch" ptType="node" func="cnt" op="equ" val="3">
              <dgm:presOf axis="ch desOrSelf" ptType="node node" st="3 1" cnt="1 0"/>
            </dgm:if>
            <dgm:else name="Name10">
              <dgm:presOf axis="ch desOrSelf" ptType="node node" st="4 1" cnt="1 0"/>
            </dgm:else>
          </dgm:choose>
          <dgm:constrLst/>
          <dgm:ruleLst>
            <dgm:rule type="primFontSz" val="5" fact="NaN" max="NaN"/>
          </dgm:ruleLst>
        </dgm:layoutNode>
        <dgm:forEach name="Name11" axis="ch" ptType="node" st="2" cnt="1">
          <dgm:layoutNode name="item1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2">
              <dgm:if name="Name13" axis="root ch" ptType="all node" func="cnt" op="equ" val="1">
                <dgm:presOf/>
              </dgm:if>
              <dgm:if name="Name14" axis="root ch" ptType="all node" func="cnt" op="equ" val="2">
                <dgm:presOf axis="root ch desOrSelf" ptType="all node node" st="1 1 1" cnt="0 1 0"/>
              </dgm:if>
              <dgm:if name="Name15" axis="root ch" ptType="all node" func="cnt" op="equ" val="3">
                <dgm:presOf axis="root ch desOrSelf" ptType="all node node" st="1 2 1" cnt="0 1 0"/>
              </dgm:if>
              <dgm:else name="Name16">
                <dgm:presOf axis="root ch desOrSelf" ptType="all node node" st="1 3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17" axis="ch" ptType="node" st="3" cnt="1">
          <dgm:layoutNode name="item2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18">
              <dgm:if name="Name19" axis="root ch" ptType="all node" func="cnt" op="equ" val="1">
                <dgm:presOf/>
              </dgm:if>
              <dgm:if name="Name20" axis="root ch" ptType="all node" func="cnt" op="equ" val="2">
                <dgm:presOf/>
              </dgm:if>
              <dgm:if name="Name21" axis="root ch" ptType="all node" func="cnt" op="equ" val="3">
                <dgm:presOf axis="root ch desOrSelf" ptType="all node node" st="1 1 1" cnt="0 1 0"/>
              </dgm:if>
              <dgm:else name="Name22">
                <dgm:presOf axis="root ch desOrSelf" ptType="all node node" st="1 2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forEach name="Name23" axis="ch" ptType="node" st="4" cnt="1">
          <dgm:layoutNode name="item3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4">
              <dgm:if name="Name25" axis="root ch" ptType="all node" func="cnt" op="equ" val="1">
                <dgm:presOf/>
              </dgm:if>
              <dgm:if name="Name26" axis="root ch" ptType="all node" func="cnt" op="equ" val="2">
                <dgm:presOf/>
              </dgm:if>
              <dgm:if name="Name27" axis="root ch" ptType="all node" func="cnt" op="equ" val="3">
                <dgm:presOf/>
              </dgm:if>
              <dgm:else name="Name28">
                <dgm:presOf axis="root ch desOrSelf" ptType="all node node" st="1 1 1" cnt="0 1 0"/>
              </dgm:else>
            </dgm:choose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  <dgm:layoutNode name="funnel" styleLbl="trAlignAcc1">
          <dgm:alg type="sp"/>
          <dgm:shape xmlns:r="http://schemas.openxmlformats.org/officeDocument/2006/relationships" type="funnel" r:blip="">
            <dgm:adjLst/>
          </dgm:shape>
          <dgm:presOf/>
          <dgm:constrLst/>
          <dgm:ruleLst/>
        </dgm:layoutNode>
      </dgm:if>
      <dgm:else name="Name2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52E0-190D-4C4B-BBC8-AD5A6C4F9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chooroukelbahoua@gmail.com</dc:creator>
  <cp:keywords/>
  <dc:description/>
  <cp:lastModifiedBy>chooroukelbahoua@gmail.com</cp:lastModifiedBy>
  <cp:revision>2</cp:revision>
  <dcterms:created xsi:type="dcterms:W3CDTF">2026-10-03T11:43:00Z</dcterms:created>
  <dcterms:modified xsi:type="dcterms:W3CDTF">2026-10-03T11:43:00Z</dcterms:modified>
</cp:coreProperties>
</file>